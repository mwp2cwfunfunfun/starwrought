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4853" w14:textId="77777777" w:rsidR="00882086" w:rsidRDefault="00000000">
      <w:pPr>
        <w:spacing w:before="120" w:after="120"/>
        <w:jc w:val="center"/>
      </w:pPr>
      <w:r>
        <w:rPr>
          <w:noProof/>
        </w:rPr>
        <w:drawing>
          <wp:inline distT="0" distB="0" distL="0" distR="0" wp14:anchorId="6CAAC04B" wp14:editId="6D9FEE9C">
            <wp:extent cx="63055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305550" cy="2381250"/>
                    </a:xfrm>
                    <a:prstGeom prst="rect">
                      <a:avLst/>
                    </a:prstGeom>
                  </pic:spPr>
                </pic:pic>
              </a:graphicData>
            </a:graphic>
          </wp:inline>
        </w:drawing>
      </w:r>
    </w:p>
    <w:p w14:paraId="63A05BF6" w14:textId="77777777" w:rsidR="00882086" w:rsidRDefault="00000000">
      <w:pPr>
        <w:spacing w:before="360"/>
        <w:jc w:val="center"/>
      </w:pPr>
      <w:r>
        <w:rPr>
          <w:rFonts w:eastAsia="Georgia"/>
          <w:b/>
          <w:bCs/>
          <w:color w:val="0E5F6B"/>
          <w:sz w:val="96"/>
          <w:szCs w:val="96"/>
        </w:rPr>
        <w:t>STARWROUGHT</w:t>
      </w:r>
    </w:p>
    <w:p w14:paraId="19F4D4F8" w14:textId="77777777" w:rsidR="00882086" w:rsidRDefault="00000000">
      <w:pPr>
        <w:spacing w:after="60"/>
        <w:jc w:val="center"/>
      </w:pPr>
      <w:r>
        <w:rPr>
          <w:rFonts w:eastAsia="Georgia"/>
          <w:spacing w:val="60"/>
          <w:sz w:val="40"/>
          <w:szCs w:val="40"/>
        </w:rPr>
        <w:t>PLAYER'S HANDBOOK</w:t>
      </w:r>
    </w:p>
    <w:p w14:paraId="609AF772" w14:textId="77777777" w:rsidR="00882086" w:rsidRDefault="00000000">
      <w:pPr>
        <w:spacing w:after="500"/>
        <w:jc w:val="center"/>
      </w:pPr>
      <w:r>
        <w:rPr>
          <w:rFonts w:eastAsia="Georgia"/>
          <w:i/>
          <w:iCs/>
          <w:color w:val="E2703A"/>
          <w:sz w:val="26"/>
          <w:szCs w:val="26"/>
        </w:rPr>
        <w:t>You are what you do.</w:t>
      </w:r>
    </w:p>
    <w:tbl>
      <w:tblPr>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882086" w14:paraId="3FCF2EA9" w14:textId="77777777">
        <w:trPr>
          <w:cantSplit/>
        </w:trPr>
        <w:tc>
          <w:tcPr>
            <w:tcW w:w="9360" w:type="dxa"/>
            <w:tcBorders>
              <w:top w:val="single" w:sz="6" w:space="0" w:color="B8860B"/>
              <w:left w:val="single" w:sz="24" w:space="0" w:color="B8860B"/>
              <w:bottom w:val="single" w:sz="6" w:space="0" w:color="B8860B"/>
              <w:right w:val="single" w:sz="6" w:space="0" w:color="B8860B"/>
            </w:tcBorders>
            <w:shd w:val="clear" w:color="auto" w:fill="F4EFE6"/>
          </w:tcPr>
          <w:p w14:paraId="3413C9F3" w14:textId="77777777" w:rsidR="00882086" w:rsidRDefault="00000000">
            <w:pPr>
              <w:spacing w:after="60"/>
            </w:pPr>
            <w:r>
              <w:rPr>
                <w:rFonts w:eastAsia="Georgia"/>
                <w:b/>
                <w:bCs/>
                <w:color w:val="B8860B"/>
              </w:rPr>
              <w:t>PLAYTEST EDITION v</w:t>
            </w:r>
            <w:r>
              <w:rPr>
                <w:rFonts w:eastAsia="Georgia"/>
                <w:color w:val="B8860B"/>
              </w:rPr>
              <w:t>4.10</w:t>
            </w:r>
          </w:p>
          <w:p w14:paraId="76373A94" w14:textId="77777777" w:rsidR="00882086" w:rsidRDefault="00000000">
            <w:pPr>
              <w:spacing w:after="40"/>
            </w:pPr>
            <w:r>
              <w:rPr>
                <w:sz w:val="20"/>
                <w:szCs w:val="20"/>
              </w:rPr>
              <w:t>A classless d20 game of tactical combat and earned growth.</w:t>
            </w:r>
          </w:p>
        </w:tc>
      </w:tr>
    </w:tbl>
    <w:p w14:paraId="0A3DDCA5" w14:textId="77777777" w:rsidR="00882086" w:rsidRDefault="00000000">
      <w:r>
        <w:br w:type="page"/>
      </w:r>
    </w:p>
    <w:p w14:paraId="024651DA" w14:textId="77777777" w:rsidR="00882086" w:rsidRDefault="00000000">
      <w:pPr>
        <w:spacing w:after="200"/>
      </w:pPr>
      <w:r>
        <w:rPr>
          <w:rFonts w:eastAsia="Georgia"/>
          <w:b/>
          <w:bCs/>
          <w:color w:val="0E5F6B"/>
          <w:sz w:val="36"/>
          <w:szCs w:val="36"/>
        </w:rPr>
        <w:lastRenderedPageBreak/>
        <w:t>Contents</w:t>
      </w:r>
    </w:p>
    <w:p w14:paraId="5EBEDC9A" w14:textId="77777777" w:rsidR="00882086" w:rsidRDefault="00882086">
      <w:pPr>
        <w:pStyle w:val="TOC1"/>
        <w:tabs>
          <w:tab w:val="right" w:leader="dot" w:pos="10070"/>
        </w:tabs>
      </w:pPr>
    </w:p>
    <w:sdt>
      <w:sdtPr>
        <w:id w:val="472176552"/>
        <w:docPartObj>
          <w:docPartGallery w:val="Table of Contents"/>
          <w:docPartUnique/>
        </w:docPartObj>
      </w:sdtPr>
      <w:sdtContent>
        <w:p w14:paraId="67ADCD11" w14:textId="1D21E4FB" w:rsidR="00D526C6" w:rsidRDefault="00000000">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rPr>
              <w:rStyle w:val="IndexLink"/>
              <w:rFonts w:eastAsia="Georgia"/>
              <w:b/>
              <w:bCs/>
            </w:rPr>
            <w:instrText xml:space="preserve"> TOC \o "1-2" \h</w:instrText>
          </w:r>
          <w:r>
            <w:rPr>
              <w:rStyle w:val="IndexLink"/>
              <w:rFonts w:eastAsia="Georgia"/>
              <w:b/>
              <w:bCs/>
            </w:rPr>
            <w:fldChar w:fldCharType="separate"/>
          </w:r>
          <w:hyperlink w:anchor="_Toc241476573" w:history="1">
            <w:r w:rsidR="00D526C6" w:rsidRPr="005E1FA6">
              <w:rPr>
                <w:rStyle w:val="Hyperlink"/>
                <w:rFonts w:eastAsia="Georgia"/>
                <w:b/>
                <w:bCs/>
                <w:noProof/>
              </w:rPr>
              <w:t>1. Welcome to STARWROUGHT</w:t>
            </w:r>
            <w:r w:rsidR="00D526C6">
              <w:rPr>
                <w:noProof/>
              </w:rPr>
              <w:tab/>
            </w:r>
            <w:r w:rsidR="00D526C6">
              <w:rPr>
                <w:noProof/>
              </w:rPr>
              <w:fldChar w:fldCharType="begin"/>
            </w:r>
            <w:r w:rsidR="00D526C6">
              <w:rPr>
                <w:noProof/>
              </w:rPr>
              <w:instrText xml:space="preserve"> PAGEREF _Toc241476573 \h </w:instrText>
            </w:r>
            <w:r w:rsidR="00D526C6">
              <w:rPr>
                <w:noProof/>
              </w:rPr>
            </w:r>
            <w:r w:rsidR="00D526C6">
              <w:rPr>
                <w:noProof/>
              </w:rPr>
              <w:fldChar w:fldCharType="separate"/>
            </w:r>
            <w:r w:rsidR="00D526C6">
              <w:rPr>
                <w:noProof/>
              </w:rPr>
              <w:t>5</w:t>
            </w:r>
            <w:r w:rsidR="00D526C6">
              <w:rPr>
                <w:noProof/>
              </w:rPr>
              <w:fldChar w:fldCharType="end"/>
            </w:r>
          </w:hyperlink>
        </w:p>
        <w:p w14:paraId="11A0EA08" w14:textId="7496809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4" w:history="1">
            <w:r w:rsidRPr="005E1FA6">
              <w:rPr>
                <w:rStyle w:val="Hyperlink"/>
                <w:rFonts w:eastAsia="Georgia"/>
                <w:b/>
                <w:bCs/>
                <w:noProof/>
              </w:rPr>
              <w:t>The Three Axioms</w:t>
            </w:r>
            <w:r>
              <w:rPr>
                <w:noProof/>
              </w:rPr>
              <w:tab/>
            </w:r>
            <w:r>
              <w:rPr>
                <w:noProof/>
              </w:rPr>
              <w:fldChar w:fldCharType="begin"/>
            </w:r>
            <w:r>
              <w:rPr>
                <w:noProof/>
              </w:rPr>
              <w:instrText xml:space="preserve"> PAGEREF _Toc241476574 \h </w:instrText>
            </w:r>
            <w:r>
              <w:rPr>
                <w:noProof/>
              </w:rPr>
            </w:r>
            <w:r>
              <w:rPr>
                <w:noProof/>
              </w:rPr>
              <w:fldChar w:fldCharType="separate"/>
            </w:r>
            <w:r>
              <w:rPr>
                <w:noProof/>
              </w:rPr>
              <w:t>5</w:t>
            </w:r>
            <w:r>
              <w:rPr>
                <w:noProof/>
              </w:rPr>
              <w:fldChar w:fldCharType="end"/>
            </w:r>
          </w:hyperlink>
        </w:p>
        <w:p w14:paraId="653EFB1D" w14:textId="4094CF3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5" w:history="1">
            <w:r w:rsidRPr="005E1FA6">
              <w:rPr>
                <w:rStyle w:val="Hyperlink"/>
                <w:rFonts w:eastAsia="Georgia"/>
                <w:b/>
                <w:bCs/>
                <w:noProof/>
              </w:rPr>
              <w:t>What You Need</w:t>
            </w:r>
            <w:r>
              <w:rPr>
                <w:noProof/>
              </w:rPr>
              <w:tab/>
            </w:r>
            <w:r>
              <w:rPr>
                <w:noProof/>
              </w:rPr>
              <w:fldChar w:fldCharType="begin"/>
            </w:r>
            <w:r>
              <w:rPr>
                <w:noProof/>
              </w:rPr>
              <w:instrText xml:space="preserve"> PAGEREF _Toc241476575 \h </w:instrText>
            </w:r>
            <w:r>
              <w:rPr>
                <w:noProof/>
              </w:rPr>
            </w:r>
            <w:r>
              <w:rPr>
                <w:noProof/>
              </w:rPr>
              <w:fldChar w:fldCharType="separate"/>
            </w:r>
            <w:r>
              <w:rPr>
                <w:noProof/>
              </w:rPr>
              <w:t>5</w:t>
            </w:r>
            <w:r>
              <w:rPr>
                <w:noProof/>
              </w:rPr>
              <w:fldChar w:fldCharType="end"/>
            </w:r>
          </w:hyperlink>
        </w:p>
        <w:p w14:paraId="3C3468F1" w14:textId="16B542C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6" w:history="1">
            <w:r w:rsidRPr="005E1FA6">
              <w:rPr>
                <w:rStyle w:val="Hyperlink"/>
                <w:rFonts w:eastAsia="Georgia"/>
                <w:b/>
                <w:bCs/>
                <w:noProof/>
              </w:rPr>
              <w:t>Symbols</w:t>
            </w:r>
            <w:r>
              <w:rPr>
                <w:noProof/>
              </w:rPr>
              <w:tab/>
            </w:r>
            <w:r>
              <w:rPr>
                <w:noProof/>
              </w:rPr>
              <w:fldChar w:fldCharType="begin"/>
            </w:r>
            <w:r>
              <w:rPr>
                <w:noProof/>
              </w:rPr>
              <w:instrText xml:space="preserve"> PAGEREF _Toc241476576 \h </w:instrText>
            </w:r>
            <w:r>
              <w:rPr>
                <w:noProof/>
              </w:rPr>
            </w:r>
            <w:r>
              <w:rPr>
                <w:noProof/>
              </w:rPr>
              <w:fldChar w:fldCharType="separate"/>
            </w:r>
            <w:r>
              <w:rPr>
                <w:noProof/>
              </w:rPr>
              <w:t>5</w:t>
            </w:r>
            <w:r>
              <w:rPr>
                <w:noProof/>
              </w:rPr>
              <w:fldChar w:fldCharType="end"/>
            </w:r>
          </w:hyperlink>
        </w:p>
        <w:p w14:paraId="41AAC47C" w14:textId="35390019"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7" w:history="1">
            <w:r w:rsidRPr="005E1FA6">
              <w:rPr>
                <w:rStyle w:val="Hyperlink"/>
                <w:rFonts w:eastAsia="Georgia"/>
                <w:b/>
                <w:bCs/>
                <w:noProof/>
              </w:rPr>
              <w:t>2. The Core Rules</w:t>
            </w:r>
            <w:r>
              <w:rPr>
                <w:noProof/>
              </w:rPr>
              <w:tab/>
            </w:r>
            <w:r>
              <w:rPr>
                <w:noProof/>
              </w:rPr>
              <w:fldChar w:fldCharType="begin"/>
            </w:r>
            <w:r>
              <w:rPr>
                <w:noProof/>
              </w:rPr>
              <w:instrText xml:space="preserve"> PAGEREF _Toc241476577 \h </w:instrText>
            </w:r>
            <w:r>
              <w:rPr>
                <w:noProof/>
              </w:rPr>
            </w:r>
            <w:r>
              <w:rPr>
                <w:noProof/>
              </w:rPr>
              <w:fldChar w:fldCharType="separate"/>
            </w:r>
            <w:r>
              <w:rPr>
                <w:noProof/>
              </w:rPr>
              <w:t>6</w:t>
            </w:r>
            <w:r>
              <w:rPr>
                <w:noProof/>
              </w:rPr>
              <w:fldChar w:fldCharType="end"/>
            </w:r>
          </w:hyperlink>
        </w:p>
        <w:p w14:paraId="4F40A835" w14:textId="4631FFC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8" w:history="1">
            <w:r w:rsidRPr="005E1FA6">
              <w:rPr>
                <w:rStyle w:val="Hyperlink"/>
                <w:rFonts w:eastAsia="Georgia"/>
                <w:b/>
                <w:bCs/>
                <w:noProof/>
              </w:rPr>
              <w:t>Character Mechanics</w:t>
            </w:r>
            <w:r>
              <w:rPr>
                <w:noProof/>
              </w:rPr>
              <w:tab/>
            </w:r>
            <w:r>
              <w:rPr>
                <w:noProof/>
              </w:rPr>
              <w:fldChar w:fldCharType="begin"/>
            </w:r>
            <w:r>
              <w:rPr>
                <w:noProof/>
              </w:rPr>
              <w:instrText xml:space="preserve"> PAGEREF _Toc241476578 \h </w:instrText>
            </w:r>
            <w:r>
              <w:rPr>
                <w:noProof/>
              </w:rPr>
            </w:r>
            <w:r>
              <w:rPr>
                <w:noProof/>
              </w:rPr>
              <w:fldChar w:fldCharType="separate"/>
            </w:r>
            <w:r>
              <w:rPr>
                <w:noProof/>
              </w:rPr>
              <w:t>6</w:t>
            </w:r>
            <w:r>
              <w:rPr>
                <w:noProof/>
              </w:rPr>
              <w:fldChar w:fldCharType="end"/>
            </w:r>
          </w:hyperlink>
        </w:p>
        <w:p w14:paraId="7E81C6F3" w14:textId="149C142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9" w:history="1">
            <w:r w:rsidRPr="005E1FA6">
              <w:rPr>
                <w:rStyle w:val="Hyperlink"/>
                <w:rFonts w:eastAsia="Georgia"/>
                <w:b/>
                <w:bCs/>
                <w:noProof/>
              </w:rPr>
              <w:t>Game Conventions</w:t>
            </w:r>
            <w:r>
              <w:rPr>
                <w:noProof/>
              </w:rPr>
              <w:tab/>
            </w:r>
            <w:r>
              <w:rPr>
                <w:noProof/>
              </w:rPr>
              <w:fldChar w:fldCharType="begin"/>
            </w:r>
            <w:r>
              <w:rPr>
                <w:noProof/>
              </w:rPr>
              <w:instrText xml:space="preserve"> PAGEREF _Toc241476579 \h </w:instrText>
            </w:r>
            <w:r>
              <w:rPr>
                <w:noProof/>
              </w:rPr>
            </w:r>
            <w:r>
              <w:rPr>
                <w:noProof/>
              </w:rPr>
              <w:fldChar w:fldCharType="separate"/>
            </w:r>
            <w:r>
              <w:rPr>
                <w:noProof/>
              </w:rPr>
              <w:t>8</w:t>
            </w:r>
            <w:r>
              <w:rPr>
                <w:noProof/>
              </w:rPr>
              <w:fldChar w:fldCharType="end"/>
            </w:r>
          </w:hyperlink>
        </w:p>
        <w:p w14:paraId="53BA6657" w14:textId="2A9142F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0" w:history="1">
            <w:r w:rsidRPr="005E1FA6">
              <w:rPr>
                <w:rStyle w:val="Hyperlink"/>
                <w:rFonts w:eastAsia="Georgia"/>
                <w:b/>
                <w:bCs/>
                <w:noProof/>
              </w:rPr>
              <w:t>Checks &amp; Thresholds</w:t>
            </w:r>
            <w:r>
              <w:rPr>
                <w:noProof/>
              </w:rPr>
              <w:tab/>
            </w:r>
            <w:r>
              <w:rPr>
                <w:noProof/>
              </w:rPr>
              <w:fldChar w:fldCharType="begin"/>
            </w:r>
            <w:r>
              <w:rPr>
                <w:noProof/>
              </w:rPr>
              <w:instrText xml:space="preserve"> PAGEREF _Toc241476580 \h </w:instrText>
            </w:r>
            <w:r>
              <w:rPr>
                <w:noProof/>
              </w:rPr>
            </w:r>
            <w:r>
              <w:rPr>
                <w:noProof/>
              </w:rPr>
              <w:fldChar w:fldCharType="separate"/>
            </w:r>
            <w:r>
              <w:rPr>
                <w:noProof/>
              </w:rPr>
              <w:t>8</w:t>
            </w:r>
            <w:r>
              <w:rPr>
                <w:noProof/>
              </w:rPr>
              <w:fldChar w:fldCharType="end"/>
            </w:r>
          </w:hyperlink>
        </w:p>
        <w:p w14:paraId="30F5006E" w14:textId="50F3673A"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1" w:history="1">
            <w:r w:rsidRPr="005E1FA6">
              <w:rPr>
                <w:rStyle w:val="Hyperlink"/>
                <w:rFonts w:eastAsia="Georgia"/>
                <w:noProof/>
              </w:rPr>
              <w:t>The Exchange</w:t>
            </w:r>
            <w:r>
              <w:rPr>
                <w:noProof/>
              </w:rPr>
              <w:tab/>
            </w:r>
            <w:r>
              <w:rPr>
                <w:noProof/>
              </w:rPr>
              <w:fldChar w:fldCharType="begin"/>
            </w:r>
            <w:r>
              <w:rPr>
                <w:noProof/>
              </w:rPr>
              <w:instrText xml:space="preserve"> PAGEREF _Toc241476581 \h </w:instrText>
            </w:r>
            <w:r>
              <w:rPr>
                <w:noProof/>
              </w:rPr>
            </w:r>
            <w:r>
              <w:rPr>
                <w:noProof/>
              </w:rPr>
              <w:fldChar w:fldCharType="separate"/>
            </w:r>
            <w:r>
              <w:rPr>
                <w:noProof/>
              </w:rPr>
              <w:t>9</w:t>
            </w:r>
            <w:r>
              <w:rPr>
                <w:noProof/>
              </w:rPr>
              <w:fldChar w:fldCharType="end"/>
            </w:r>
          </w:hyperlink>
        </w:p>
        <w:p w14:paraId="421E5A39" w14:textId="42323FF6"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2" w:history="1">
            <w:r w:rsidRPr="005E1FA6">
              <w:rPr>
                <w:rStyle w:val="Hyperlink"/>
                <w:rFonts w:eastAsia="Georgia"/>
                <w:noProof/>
              </w:rPr>
              <w:t>Vigor &amp; Wounds</w:t>
            </w:r>
            <w:r>
              <w:rPr>
                <w:noProof/>
              </w:rPr>
              <w:tab/>
            </w:r>
            <w:r>
              <w:rPr>
                <w:noProof/>
              </w:rPr>
              <w:fldChar w:fldCharType="begin"/>
            </w:r>
            <w:r>
              <w:rPr>
                <w:noProof/>
              </w:rPr>
              <w:instrText xml:space="preserve"> PAGEREF _Toc241476582 \h </w:instrText>
            </w:r>
            <w:r>
              <w:rPr>
                <w:noProof/>
              </w:rPr>
            </w:r>
            <w:r>
              <w:rPr>
                <w:noProof/>
              </w:rPr>
              <w:fldChar w:fldCharType="separate"/>
            </w:r>
            <w:r>
              <w:rPr>
                <w:noProof/>
              </w:rPr>
              <w:t>17</w:t>
            </w:r>
            <w:r>
              <w:rPr>
                <w:noProof/>
              </w:rPr>
              <w:fldChar w:fldCharType="end"/>
            </w:r>
          </w:hyperlink>
        </w:p>
        <w:p w14:paraId="21780384" w14:textId="6DFD2F2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3" w:history="1">
            <w:r w:rsidRPr="005E1FA6">
              <w:rPr>
                <w:rStyle w:val="Hyperlink"/>
                <w:rFonts w:eastAsia="Georgia"/>
                <w:b/>
                <w:bCs/>
                <w:noProof/>
              </w:rPr>
              <w:t>Movement, Spaces, Reach, and Terrain</w:t>
            </w:r>
            <w:r>
              <w:rPr>
                <w:noProof/>
              </w:rPr>
              <w:tab/>
            </w:r>
            <w:r>
              <w:rPr>
                <w:noProof/>
              </w:rPr>
              <w:fldChar w:fldCharType="begin"/>
            </w:r>
            <w:r>
              <w:rPr>
                <w:noProof/>
              </w:rPr>
              <w:instrText xml:space="preserve"> PAGEREF _Toc241476583 \h </w:instrText>
            </w:r>
            <w:r>
              <w:rPr>
                <w:noProof/>
              </w:rPr>
            </w:r>
            <w:r>
              <w:rPr>
                <w:noProof/>
              </w:rPr>
              <w:fldChar w:fldCharType="separate"/>
            </w:r>
            <w:r>
              <w:rPr>
                <w:noProof/>
              </w:rPr>
              <w:t>19</w:t>
            </w:r>
            <w:r>
              <w:rPr>
                <w:noProof/>
              </w:rPr>
              <w:fldChar w:fldCharType="end"/>
            </w:r>
          </w:hyperlink>
        </w:p>
        <w:p w14:paraId="142BAB62" w14:textId="36D10DA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4" w:history="1">
            <w:r w:rsidRPr="005E1FA6">
              <w:rPr>
                <w:rStyle w:val="Hyperlink"/>
                <w:rFonts w:eastAsia="Georgia"/>
                <w:b/>
                <w:bCs/>
                <w:noProof/>
              </w:rPr>
              <w:t>Awareness, Light, Cover, and Concealment</w:t>
            </w:r>
            <w:r>
              <w:rPr>
                <w:noProof/>
              </w:rPr>
              <w:tab/>
            </w:r>
            <w:r>
              <w:rPr>
                <w:noProof/>
              </w:rPr>
              <w:fldChar w:fldCharType="begin"/>
            </w:r>
            <w:r>
              <w:rPr>
                <w:noProof/>
              </w:rPr>
              <w:instrText xml:space="preserve"> PAGEREF _Toc241476584 \h </w:instrText>
            </w:r>
            <w:r>
              <w:rPr>
                <w:noProof/>
              </w:rPr>
            </w:r>
            <w:r>
              <w:rPr>
                <w:noProof/>
              </w:rPr>
              <w:fldChar w:fldCharType="separate"/>
            </w:r>
            <w:r>
              <w:rPr>
                <w:noProof/>
              </w:rPr>
              <w:t>20</w:t>
            </w:r>
            <w:r>
              <w:rPr>
                <w:noProof/>
              </w:rPr>
              <w:fldChar w:fldCharType="end"/>
            </w:r>
          </w:hyperlink>
        </w:p>
        <w:p w14:paraId="6A5A8C91" w14:textId="008169D9"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5" w:history="1">
            <w:r w:rsidRPr="005E1FA6">
              <w:rPr>
                <w:rStyle w:val="Hyperlink"/>
                <w:rFonts w:eastAsia="Georgia"/>
                <w:b/>
                <w:bCs/>
                <w:noProof/>
              </w:rPr>
              <w:t>Modes of Play</w:t>
            </w:r>
            <w:r>
              <w:rPr>
                <w:noProof/>
              </w:rPr>
              <w:tab/>
            </w:r>
            <w:r>
              <w:rPr>
                <w:noProof/>
              </w:rPr>
              <w:fldChar w:fldCharType="begin"/>
            </w:r>
            <w:r>
              <w:rPr>
                <w:noProof/>
              </w:rPr>
              <w:instrText xml:space="preserve"> PAGEREF _Toc241476585 \h </w:instrText>
            </w:r>
            <w:r>
              <w:rPr>
                <w:noProof/>
              </w:rPr>
            </w:r>
            <w:r>
              <w:rPr>
                <w:noProof/>
              </w:rPr>
              <w:fldChar w:fldCharType="separate"/>
            </w:r>
            <w:r>
              <w:rPr>
                <w:noProof/>
              </w:rPr>
              <w:t>22</w:t>
            </w:r>
            <w:r>
              <w:rPr>
                <w:noProof/>
              </w:rPr>
              <w:fldChar w:fldCharType="end"/>
            </w:r>
          </w:hyperlink>
        </w:p>
        <w:p w14:paraId="2ECF78D5" w14:textId="79A2BE19"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6" w:history="1">
            <w:r w:rsidRPr="005E1FA6">
              <w:rPr>
                <w:rStyle w:val="Hyperlink"/>
                <w:rFonts w:eastAsia="Georgia"/>
                <w:b/>
                <w:bCs/>
                <w:noProof/>
              </w:rPr>
              <w:t>Key Terms</w:t>
            </w:r>
            <w:r>
              <w:rPr>
                <w:noProof/>
              </w:rPr>
              <w:tab/>
            </w:r>
            <w:r>
              <w:rPr>
                <w:noProof/>
              </w:rPr>
              <w:fldChar w:fldCharType="begin"/>
            </w:r>
            <w:r>
              <w:rPr>
                <w:noProof/>
              </w:rPr>
              <w:instrText xml:space="preserve"> PAGEREF _Toc241476586 \h </w:instrText>
            </w:r>
            <w:r>
              <w:rPr>
                <w:noProof/>
              </w:rPr>
            </w:r>
            <w:r>
              <w:rPr>
                <w:noProof/>
              </w:rPr>
              <w:fldChar w:fldCharType="separate"/>
            </w:r>
            <w:r>
              <w:rPr>
                <w:noProof/>
              </w:rPr>
              <w:t>25</w:t>
            </w:r>
            <w:r>
              <w:rPr>
                <w:noProof/>
              </w:rPr>
              <w:fldChar w:fldCharType="end"/>
            </w:r>
          </w:hyperlink>
        </w:p>
        <w:p w14:paraId="685B5B45" w14:textId="57380062"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7" w:history="1">
            <w:r w:rsidRPr="005E1FA6">
              <w:rPr>
                <w:rStyle w:val="Hyperlink"/>
                <w:rFonts w:eastAsia="Georgia"/>
                <w:b/>
                <w:bCs/>
                <w:noProof/>
              </w:rPr>
              <w:t>Example of Play</w:t>
            </w:r>
            <w:r>
              <w:rPr>
                <w:noProof/>
              </w:rPr>
              <w:tab/>
            </w:r>
            <w:r>
              <w:rPr>
                <w:noProof/>
              </w:rPr>
              <w:fldChar w:fldCharType="begin"/>
            </w:r>
            <w:r>
              <w:rPr>
                <w:noProof/>
              </w:rPr>
              <w:instrText xml:space="preserve"> PAGEREF _Toc241476587 \h </w:instrText>
            </w:r>
            <w:r>
              <w:rPr>
                <w:noProof/>
              </w:rPr>
            </w:r>
            <w:r>
              <w:rPr>
                <w:noProof/>
              </w:rPr>
              <w:fldChar w:fldCharType="separate"/>
            </w:r>
            <w:r>
              <w:rPr>
                <w:noProof/>
              </w:rPr>
              <w:t>29</w:t>
            </w:r>
            <w:r>
              <w:rPr>
                <w:noProof/>
              </w:rPr>
              <w:fldChar w:fldCharType="end"/>
            </w:r>
          </w:hyperlink>
        </w:p>
        <w:p w14:paraId="13C94262" w14:textId="603B2564"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8" w:history="1">
            <w:r w:rsidRPr="005E1FA6">
              <w:rPr>
                <w:rStyle w:val="Hyperlink"/>
                <w:rFonts w:eastAsia="Georgia"/>
                <w:b/>
                <w:bCs/>
                <w:noProof/>
              </w:rPr>
              <w:t>3. Creating Your Character</w:t>
            </w:r>
            <w:r>
              <w:rPr>
                <w:noProof/>
              </w:rPr>
              <w:tab/>
            </w:r>
            <w:r>
              <w:rPr>
                <w:noProof/>
              </w:rPr>
              <w:fldChar w:fldCharType="begin"/>
            </w:r>
            <w:r>
              <w:rPr>
                <w:noProof/>
              </w:rPr>
              <w:instrText xml:space="preserve"> PAGEREF _Toc241476588 \h </w:instrText>
            </w:r>
            <w:r>
              <w:rPr>
                <w:noProof/>
              </w:rPr>
            </w:r>
            <w:r>
              <w:rPr>
                <w:noProof/>
              </w:rPr>
              <w:fldChar w:fldCharType="separate"/>
            </w:r>
            <w:r>
              <w:rPr>
                <w:noProof/>
              </w:rPr>
              <w:t>33</w:t>
            </w:r>
            <w:r>
              <w:rPr>
                <w:noProof/>
              </w:rPr>
              <w:fldChar w:fldCharType="end"/>
            </w:r>
          </w:hyperlink>
        </w:p>
        <w:p w14:paraId="2B0454B0" w14:textId="6A78857F"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9" w:history="1">
            <w:r w:rsidRPr="005E1FA6">
              <w:rPr>
                <w:rStyle w:val="Hyperlink"/>
                <w:rFonts w:eastAsia="Georgia"/>
                <w:b/>
                <w:bCs/>
                <w:noProof/>
              </w:rPr>
              <w:t>Ancestries &amp; Bloodlines</w:t>
            </w:r>
            <w:r>
              <w:rPr>
                <w:noProof/>
              </w:rPr>
              <w:tab/>
            </w:r>
            <w:r>
              <w:rPr>
                <w:noProof/>
              </w:rPr>
              <w:fldChar w:fldCharType="begin"/>
            </w:r>
            <w:r>
              <w:rPr>
                <w:noProof/>
              </w:rPr>
              <w:instrText xml:space="preserve"> PAGEREF _Toc241476589 \h </w:instrText>
            </w:r>
            <w:r>
              <w:rPr>
                <w:noProof/>
              </w:rPr>
            </w:r>
            <w:r>
              <w:rPr>
                <w:noProof/>
              </w:rPr>
              <w:fldChar w:fldCharType="separate"/>
            </w:r>
            <w:r>
              <w:rPr>
                <w:noProof/>
              </w:rPr>
              <w:t>34</w:t>
            </w:r>
            <w:r>
              <w:rPr>
                <w:noProof/>
              </w:rPr>
              <w:fldChar w:fldCharType="end"/>
            </w:r>
          </w:hyperlink>
        </w:p>
        <w:p w14:paraId="6031A86C" w14:textId="02EC853B"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0" w:history="1">
            <w:r w:rsidRPr="005E1FA6">
              <w:rPr>
                <w:rStyle w:val="Hyperlink"/>
                <w:rFonts w:eastAsia="Georgia"/>
                <w:b/>
                <w:bCs/>
                <w:noProof/>
              </w:rPr>
              <w:t>Cultures</w:t>
            </w:r>
            <w:r>
              <w:rPr>
                <w:noProof/>
              </w:rPr>
              <w:tab/>
            </w:r>
            <w:r>
              <w:rPr>
                <w:noProof/>
              </w:rPr>
              <w:fldChar w:fldCharType="begin"/>
            </w:r>
            <w:r>
              <w:rPr>
                <w:noProof/>
              </w:rPr>
              <w:instrText xml:space="preserve"> PAGEREF _Toc241476590 \h </w:instrText>
            </w:r>
            <w:r>
              <w:rPr>
                <w:noProof/>
              </w:rPr>
            </w:r>
            <w:r>
              <w:rPr>
                <w:noProof/>
              </w:rPr>
              <w:fldChar w:fldCharType="separate"/>
            </w:r>
            <w:r>
              <w:rPr>
                <w:noProof/>
              </w:rPr>
              <w:t>34</w:t>
            </w:r>
            <w:r>
              <w:rPr>
                <w:noProof/>
              </w:rPr>
              <w:fldChar w:fldCharType="end"/>
            </w:r>
          </w:hyperlink>
        </w:p>
        <w:p w14:paraId="6C1711D2" w14:textId="4BA33174"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1" w:history="1">
            <w:r w:rsidRPr="005E1FA6">
              <w:rPr>
                <w:rStyle w:val="Hyperlink"/>
                <w:rFonts w:eastAsia="Georgia"/>
                <w:b/>
                <w:bCs/>
                <w:noProof/>
              </w:rPr>
              <w:t>Backgrounds</w:t>
            </w:r>
            <w:r>
              <w:rPr>
                <w:noProof/>
              </w:rPr>
              <w:tab/>
            </w:r>
            <w:r>
              <w:rPr>
                <w:noProof/>
              </w:rPr>
              <w:fldChar w:fldCharType="begin"/>
            </w:r>
            <w:r>
              <w:rPr>
                <w:noProof/>
              </w:rPr>
              <w:instrText xml:space="preserve"> PAGEREF _Toc241476591 \h </w:instrText>
            </w:r>
            <w:r>
              <w:rPr>
                <w:noProof/>
              </w:rPr>
            </w:r>
            <w:r>
              <w:rPr>
                <w:noProof/>
              </w:rPr>
              <w:fldChar w:fldCharType="separate"/>
            </w:r>
            <w:r>
              <w:rPr>
                <w:noProof/>
              </w:rPr>
              <w:t>35</w:t>
            </w:r>
            <w:r>
              <w:rPr>
                <w:noProof/>
              </w:rPr>
              <w:fldChar w:fldCharType="end"/>
            </w:r>
          </w:hyperlink>
        </w:p>
        <w:p w14:paraId="4C139648" w14:textId="5FD6B00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2" w:history="1">
            <w:r w:rsidRPr="005E1FA6">
              <w:rPr>
                <w:rStyle w:val="Hyperlink"/>
                <w:rFonts w:eastAsia="Georgia"/>
                <w:b/>
                <w:bCs/>
                <w:noProof/>
              </w:rPr>
              <w:t>Callings</w:t>
            </w:r>
            <w:r>
              <w:rPr>
                <w:noProof/>
              </w:rPr>
              <w:tab/>
            </w:r>
            <w:r>
              <w:rPr>
                <w:noProof/>
              </w:rPr>
              <w:fldChar w:fldCharType="begin"/>
            </w:r>
            <w:r>
              <w:rPr>
                <w:noProof/>
              </w:rPr>
              <w:instrText xml:space="preserve"> PAGEREF _Toc241476592 \h </w:instrText>
            </w:r>
            <w:r>
              <w:rPr>
                <w:noProof/>
              </w:rPr>
            </w:r>
            <w:r>
              <w:rPr>
                <w:noProof/>
              </w:rPr>
              <w:fldChar w:fldCharType="separate"/>
            </w:r>
            <w:r>
              <w:rPr>
                <w:noProof/>
              </w:rPr>
              <w:t>35</w:t>
            </w:r>
            <w:r>
              <w:rPr>
                <w:noProof/>
              </w:rPr>
              <w:fldChar w:fldCharType="end"/>
            </w:r>
          </w:hyperlink>
        </w:p>
        <w:p w14:paraId="26791EB3" w14:textId="68401B3F"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3" w:history="1">
            <w:r w:rsidRPr="005E1FA6">
              <w:rPr>
                <w:rStyle w:val="Hyperlink"/>
                <w:rFonts w:eastAsia="Georgia"/>
                <w:b/>
                <w:bCs/>
                <w:noProof/>
              </w:rPr>
              <w:t>Defenses</w:t>
            </w:r>
            <w:r>
              <w:rPr>
                <w:noProof/>
              </w:rPr>
              <w:tab/>
            </w:r>
            <w:r>
              <w:rPr>
                <w:noProof/>
              </w:rPr>
              <w:fldChar w:fldCharType="begin"/>
            </w:r>
            <w:r>
              <w:rPr>
                <w:noProof/>
              </w:rPr>
              <w:instrText xml:space="preserve"> PAGEREF _Toc241476593 \h </w:instrText>
            </w:r>
            <w:r>
              <w:rPr>
                <w:noProof/>
              </w:rPr>
            </w:r>
            <w:r>
              <w:rPr>
                <w:noProof/>
              </w:rPr>
              <w:fldChar w:fldCharType="separate"/>
            </w:r>
            <w:r>
              <w:rPr>
                <w:noProof/>
              </w:rPr>
              <w:t>36</w:t>
            </w:r>
            <w:r>
              <w:rPr>
                <w:noProof/>
              </w:rPr>
              <w:fldChar w:fldCharType="end"/>
            </w:r>
          </w:hyperlink>
        </w:p>
        <w:p w14:paraId="0F9B8B01" w14:textId="18EB736B"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4" w:history="1">
            <w:r w:rsidRPr="005E1FA6">
              <w:rPr>
                <w:rStyle w:val="Hyperlink"/>
                <w:rFonts w:eastAsia="Georgia"/>
                <w:b/>
                <w:bCs/>
                <w:noProof/>
              </w:rPr>
              <w:t>Comets</w:t>
            </w:r>
            <w:r>
              <w:rPr>
                <w:noProof/>
              </w:rPr>
              <w:tab/>
            </w:r>
            <w:r>
              <w:rPr>
                <w:noProof/>
              </w:rPr>
              <w:fldChar w:fldCharType="begin"/>
            </w:r>
            <w:r>
              <w:rPr>
                <w:noProof/>
              </w:rPr>
              <w:instrText xml:space="preserve"> PAGEREF _Toc241476594 \h </w:instrText>
            </w:r>
            <w:r>
              <w:rPr>
                <w:noProof/>
              </w:rPr>
            </w:r>
            <w:r>
              <w:rPr>
                <w:noProof/>
              </w:rPr>
              <w:fldChar w:fldCharType="separate"/>
            </w:r>
            <w:r>
              <w:rPr>
                <w:noProof/>
              </w:rPr>
              <w:t>36</w:t>
            </w:r>
            <w:r>
              <w:rPr>
                <w:noProof/>
              </w:rPr>
              <w:fldChar w:fldCharType="end"/>
            </w:r>
          </w:hyperlink>
        </w:p>
        <w:p w14:paraId="5D304DE6" w14:textId="6EA90BCA"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5" w:history="1">
            <w:r w:rsidRPr="005E1FA6">
              <w:rPr>
                <w:rStyle w:val="Hyperlink"/>
                <w:rFonts w:eastAsia="Georgia"/>
                <w:b/>
                <w:bCs/>
                <w:noProof/>
              </w:rPr>
              <w:t>Finishing Up</w:t>
            </w:r>
            <w:r>
              <w:rPr>
                <w:noProof/>
              </w:rPr>
              <w:tab/>
            </w:r>
            <w:r>
              <w:rPr>
                <w:noProof/>
              </w:rPr>
              <w:fldChar w:fldCharType="begin"/>
            </w:r>
            <w:r>
              <w:rPr>
                <w:noProof/>
              </w:rPr>
              <w:instrText xml:space="preserve"> PAGEREF _Toc241476595 \h </w:instrText>
            </w:r>
            <w:r>
              <w:rPr>
                <w:noProof/>
              </w:rPr>
            </w:r>
            <w:r>
              <w:rPr>
                <w:noProof/>
              </w:rPr>
              <w:fldChar w:fldCharType="separate"/>
            </w:r>
            <w:r>
              <w:rPr>
                <w:noProof/>
              </w:rPr>
              <w:t>36</w:t>
            </w:r>
            <w:r>
              <w:rPr>
                <w:noProof/>
              </w:rPr>
              <w:fldChar w:fldCharType="end"/>
            </w:r>
          </w:hyperlink>
        </w:p>
        <w:p w14:paraId="212954A9" w14:textId="47C764B5"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6" w:history="1">
            <w:r w:rsidRPr="005E1FA6">
              <w:rPr>
                <w:rStyle w:val="Hyperlink"/>
                <w:rFonts w:eastAsia="Georgia"/>
                <w:b/>
                <w:bCs/>
                <w:noProof/>
              </w:rPr>
              <w:t>4. Gaining a Level</w:t>
            </w:r>
            <w:r>
              <w:rPr>
                <w:noProof/>
              </w:rPr>
              <w:tab/>
            </w:r>
            <w:r>
              <w:rPr>
                <w:noProof/>
              </w:rPr>
              <w:fldChar w:fldCharType="begin"/>
            </w:r>
            <w:r>
              <w:rPr>
                <w:noProof/>
              </w:rPr>
              <w:instrText xml:space="preserve"> PAGEREF _Toc241476596 \h </w:instrText>
            </w:r>
            <w:r>
              <w:rPr>
                <w:noProof/>
              </w:rPr>
            </w:r>
            <w:r>
              <w:rPr>
                <w:noProof/>
              </w:rPr>
              <w:fldChar w:fldCharType="separate"/>
            </w:r>
            <w:r>
              <w:rPr>
                <w:noProof/>
              </w:rPr>
              <w:t>37</w:t>
            </w:r>
            <w:r>
              <w:rPr>
                <w:noProof/>
              </w:rPr>
              <w:fldChar w:fldCharType="end"/>
            </w:r>
          </w:hyperlink>
        </w:p>
        <w:p w14:paraId="49A1A4A5" w14:textId="16A9D33E"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7" w:history="1">
            <w:r w:rsidRPr="005E1FA6">
              <w:rPr>
                <w:rStyle w:val="Hyperlink"/>
                <w:rFonts w:eastAsia="Georgia"/>
                <w:b/>
                <w:bCs/>
                <w:noProof/>
              </w:rPr>
              <w:t>Flares: Growth You Earned</w:t>
            </w:r>
            <w:r>
              <w:rPr>
                <w:noProof/>
              </w:rPr>
              <w:tab/>
            </w:r>
            <w:r>
              <w:rPr>
                <w:noProof/>
              </w:rPr>
              <w:fldChar w:fldCharType="begin"/>
            </w:r>
            <w:r>
              <w:rPr>
                <w:noProof/>
              </w:rPr>
              <w:instrText xml:space="preserve"> PAGEREF _Toc241476597 \h </w:instrText>
            </w:r>
            <w:r>
              <w:rPr>
                <w:noProof/>
              </w:rPr>
            </w:r>
            <w:r>
              <w:rPr>
                <w:noProof/>
              </w:rPr>
              <w:fldChar w:fldCharType="separate"/>
            </w:r>
            <w:r>
              <w:rPr>
                <w:noProof/>
              </w:rPr>
              <w:t>37</w:t>
            </w:r>
            <w:r>
              <w:rPr>
                <w:noProof/>
              </w:rPr>
              <w:fldChar w:fldCharType="end"/>
            </w:r>
          </w:hyperlink>
        </w:p>
        <w:p w14:paraId="59363232" w14:textId="51E6BFA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8" w:history="1">
            <w:r w:rsidRPr="005E1FA6">
              <w:rPr>
                <w:rStyle w:val="Hyperlink"/>
                <w:rFonts w:eastAsia="Georgia"/>
                <w:b/>
                <w:bCs/>
                <w:noProof/>
              </w:rPr>
              <w:t>Retraining</w:t>
            </w:r>
            <w:r>
              <w:rPr>
                <w:noProof/>
              </w:rPr>
              <w:tab/>
            </w:r>
            <w:r>
              <w:rPr>
                <w:noProof/>
              </w:rPr>
              <w:fldChar w:fldCharType="begin"/>
            </w:r>
            <w:r>
              <w:rPr>
                <w:noProof/>
              </w:rPr>
              <w:instrText xml:space="preserve"> PAGEREF _Toc241476598 \h </w:instrText>
            </w:r>
            <w:r>
              <w:rPr>
                <w:noProof/>
              </w:rPr>
            </w:r>
            <w:r>
              <w:rPr>
                <w:noProof/>
              </w:rPr>
              <w:fldChar w:fldCharType="separate"/>
            </w:r>
            <w:r>
              <w:rPr>
                <w:noProof/>
              </w:rPr>
              <w:t>37</w:t>
            </w:r>
            <w:r>
              <w:rPr>
                <w:noProof/>
              </w:rPr>
              <w:fldChar w:fldCharType="end"/>
            </w:r>
          </w:hyperlink>
        </w:p>
        <w:p w14:paraId="0F30835B" w14:textId="185E5B8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9" w:history="1">
            <w:r w:rsidRPr="005E1FA6">
              <w:rPr>
                <w:rStyle w:val="Hyperlink"/>
                <w:rFonts w:eastAsia="Georgia"/>
                <w:b/>
                <w:bCs/>
                <w:noProof/>
              </w:rPr>
              <w:t>Level-Up Checklist</w:t>
            </w:r>
            <w:r>
              <w:rPr>
                <w:noProof/>
              </w:rPr>
              <w:tab/>
            </w:r>
            <w:r>
              <w:rPr>
                <w:noProof/>
              </w:rPr>
              <w:fldChar w:fldCharType="begin"/>
            </w:r>
            <w:r>
              <w:rPr>
                <w:noProof/>
              </w:rPr>
              <w:instrText xml:space="preserve"> PAGEREF _Toc241476599 \h </w:instrText>
            </w:r>
            <w:r>
              <w:rPr>
                <w:noProof/>
              </w:rPr>
            </w:r>
            <w:r>
              <w:rPr>
                <w:noProof/>
              </w:rPr>
              <w:fldChar w:fldCharType="separate"/>
            </w:r>
            <w:r>
              <w:rPr>
                <w:noProof/>
              </w:rPr>
              <w:t>37</w:t>
            </w:r>
            <w:r>
              <w:rPr>
                <w:noProof/>
              </w:rPr>
              <w:fldChar w:fldCharType="end"/>
            </w:r>
          </w:hyperlink>
        </w:p>
        <w:p w14:paraId="532BEFB5" w14:textId="308689A7"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0" w:history="1">
            <w:r w:rsidRPr="005E1FA6">
              <w:rPr>
                <w:rStyle w:val="Hyperlink"/>
                <w:rFonts w:eastAsia="Georgia"/>
                <w:b/>
                <w:bCs/>
                <w:noProof/>
              </w:rPr>
              <w:t>5. Equipment</w:t>
            </w:r>
            <w:r>
              <w:rPr>
                <w:noProof/>
              </w:rPr>
              <w:tab/>
            </w:r>
            <w:r>
              <w:rPr>
                <w:noProof/>
              </w:rPr>
              <w:fldChar w:fldCharType="begin"/>
            </w:r>
            <w:r>
              <w:rPr>
                <w:noProof/>
              </w:rPr>
              <w:instrText xml:space="preserve"> PAGEREF _Toc241476600 \h </w:instrText>
            </w:r>
            <w:r>
              <w:rPr>
                <w:noProof/>
              </w:rPr>
            </w:r>
            <w:r>
              <w:rPr>
                <w:noProof/>
              </w:rPr>
              <w:fldChar w:fldCharType="separate"/>
            </w:r>
            <w:r>
              <w:rPr>
                <w:noProof/>
              </w:rPr>
              <w:t>38</w:t>
            </w:r>
            <w:r>
              <w:rPr>
                <w:noProof/>
              </w:rPr>
              <w:fldChar w:fldCharType="end"/>
            </w:r>
          </w:hyperlink>
        </w:p>
        <w:p w14:paraId="5797CEB1" w14:textId="3790A47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1" w:history="1">
            <w:r w:rsidRPr="005E1FA6">
              <w:rPr>
                <w:rStyle w:val="Hyperlink"/>
                <w:rFonts w:eastAsia="Georgia"/>
                <w:b/>
                <w:bCs/>
                <w:noProof/>
              </w:rPr>
              <w:t>Armor</w:t>
            </w:r>
            <w:r>
              <w:rPr>
                <w:noProof/>
              </w:rPr>
              <w:tab/>
            </w:r>
            <w:r>
              <w:rPr>
                <w:noProof/>
              </w:rPr>
              <w:fldChar w:fldCharType="begin"/>
            </w:r>
            <w:r>
              <w:rPr>
                <w:noProof/>
              </w:rPr>
              <w:instrText xml:space="preserve"> PAGEREF _Toc241476601 \h </w:instrText>
            </w:r>
            <w:r>
              <w:rPr>
                <w:noProof/>
              </w:rPr>
            </w:r>
            <w:r>
              <w:rPr>
                <w:noProof/>
              </w:rPr>
              <w:fldChar w:fldCharType="separate"/>
            </w:r>
            <w:r>
              <w:rPr>
                <w:noProof/>
              </w:rPr>
              <w:t>38</w:t>
            </w:r>
            <w:r>
              <w:rPr>
                <w:noProof/>
              </w:rPr>
              <w:fldChar w:fldCharType="end"/>
            </w:r>
          </w:hyperlink>
        </w:p>
        <w:p w14:paraId="75E13144" w14:textId="2095AAB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2" w:history="1">
            <w:r w:rsidRPr="005E1FA6">
              <w:rPr>
                <w:rStyle w:val="Hyperlink"/>
                <w:rFonts w:eastAsia="Georgia"/>
                <w:b/>
                <w:bCs/>
                <w:noProof/>
              </w:rPr>
              <w:t>Shields</w:t>
            </w:r>
            <w:r>
              <w:rPr>
                <w:noProof/>
              </w:rPr>
              <w:tab/>
            </w:r>
            <w:r>
              <w:rPr>
                <w:noProof/>
              </w:rPr>
              <w:fldChar w:fldCharType="begin"/>
            </w:r>
            <w:r>
              <w:rPr>
                <w:noProof/>
              </w:rPr>
              <w:instrText xml:space="preserve"> PAGEREF _Toc241476602 \h </w:instrText>
            </w:r>
            <w:r>
              <w:rPr>
                <w:noProof/>
              </w:rPr>
            </w:r>
            <w:r>
              <w:rPr>
                <w:noProof/>
              </w:rPr>
              <w:fldChar w:fldCharType="separate"/>
            </w:r>
            <w:r>
              <w:rPr>
                <w:noProof/>
              </w:rPr>
              <w:t>40</w:t>
            </w:r>
            <w:r>
              <w:rPr>
                <w:noProof/>
              </w:rPr>
              <w:fldChar w:fldCharType="end"/>
            </w:r>
          </w:hyperlink>
        </w:p>
        <w:p w14:paraId="5B2BFD28" w14:textId="5D11C43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3" w:history="1">
            <w:r w:rsidRPr="005E1FA6">
              <w:rPr>
                <w:rStyle w:val="Hyperlink"/>
                <w:rFonts w:eastAsia="Georgia"/>
                <w:b/>
                <w:bCs/>
                <w:noProof/>
              </w:rPr>
              <w:t>Weapons</w:t>
            </w:r>
            <w:r>
              <w:rPr>
                <w:noProof/>
              </w:rPr>
              <w:tab/>
            </w:r>
            <w:r>
              <w:rPr>
                <w:noProof/>
              </w:rPr>
              <w:fldChar w:fldCharType="begin"/>
            </w:r>
            <w:r>
              <w:rPr>
                <w:noProof/>
              </w:rPr>
              <w:instrText xml:space="preserve"> PAGEREF _Toc241476603 \h </w:instrText>
            </w:r>
            <w:r>
              <w:rPr>
                <w:noProof/>
              </w:rPr>
            </w:r>
            <w:r>
              <w:rPr>
                <w:noProof/>
              </w:rPr>
              <w:fldChar w:fldCharType="separate"/>
            </w:r>
            <w:r>
              <w:rPr>
                <w:noProof/>
              </w:rPr>
              <w:t>40</w:t>
            </w:r>
            <w:r>
              <w:rPr>
                <w:noProof/>
              </w:rPr>
              <w:fldChar w:fldCharType="end"/>
            </w:r>
          </w:hyperlink>
        </w:p>
        <w:p w14:paraId="419BC052" w14:textId="204893F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4" w:history="1">
            <w:r w:rsidRPr="005E1FA6">
              <w:rPr>
                <w:rStyle w:val="Hyperlink"/>
                <w:rFonts w:eastAsia="Georgia"/>
                <w:b/>
                <w:bCs/>
                <w:noProof/>
              </w:rPr>
              <w:t>Weapon &amp; Armor Traits</w:t>
            </w:r>
            <w:r>
              <w:rPr>
                <w:noProof/>
              </w:rPr>
              <w:tab/>
            </w:r>
            <w:r>
              <w:rPr>
                <w:noProof/>
              </w:rPr>
              <w:fldChar w:fldCharType="begin"/>
            </w:r>
            <w:r>
              <w:rPr>
                <w:noProof/>
              </w:rPr>
              <w:instrText xml:space="preserve"> PAGEREF _Toc241476604 \h </w:instrText>
            </w:r>
            <w:r>
              <w:rPr>
                <w:noProof/>
              </w:rPr>
            </w:r>
            <w:r>
              <w:rPr>
                <w:noProof/>
              </w:rPr>
              <w:fldChar w:fldCharType="separate"/>
            </w:r>
            <w:r>
              <w:rPr>
                <w:noProof/>
              </w:rPr>
              <w:t>42</w:t>
            </w:r>
            <w:r>
              <w:rPr>
                <w:noProof/>
              </w:rPr>
              <w:fldChar w:fldCharType="end"/>
            </w:r>
          </w:hyperlink>
        </w:p>
        <w:p w14:paraId="0F2DECFF" w14:textId="1B5D4F7C"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5" w:history="1">
            <w:r w:rsidRPr="005E1FA6">
              <w:rPr>
                <w:rStyle w:val="Hyperlink"/>
                <w:rFonts w:eastAsia="Georgia"/>
                <w:b/>
                <w:bCs/>
                <w:noProof/>
              </w:rPr>
              <w:t>6. Talent Constellations</w:t>
            </w:r>
            <w:r>
              <w:rPr>
                <w:noProof/>
              </w:rPr>
              <w:tab/>
            </w:r>
            <w:r>
              <w:rPr>
                <w:noProof/>
              </w:rPr>
              <w:fldChar w:fldCharType="begin"/>
            </w:r>
            <w:r>
              <w:rPr>
                <w:noProof/>
              </w:rPr>
              <w:instrText xml:space="preserve"> PAGEREF _Toc241476605 \h </w:instrText>
            </w:r>
            <w:r>
              <w:rPr>
                <w:noProof/>
              </w:rPr>
            </w:r>
            <w:r>
              <w:rPr>
                <w:noProof/>
              </w:rPr>
              <w:fldChar w:fldCharType="separate"/>
            </w:r>
            <w:r>
              <w:rPr>
                <w:noProof/>
              </w:rPr>
              <w:t>44</w:t>
            </w:r>
            <w:r>
              <w:rPr>
                <w:noProof/>
              </w:rPr>
              <w:fldChar w:fldCharType="end"/>
            </w:r>
          </w:hyperlink>
        </w:p>
        <w:p w14:paraId="6FE9B8FE" w14:textId="6A231C9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6" w:history="1">
            <w:r w:rsidRPr="005E1FA6">
              <w:rPr>
                <w:rStyle w:val="Hyperlink"/>
                <w:rFonts w:eastAsia="Georgia"/>
                <w:b/>
                <w:bCs/>
                <w:noProof/>
              </w:rPr>
              <w:t>Ancestry &amp; Bloodline Constellations</w:t>
            </w:r>
            <w:r>
              <w:rPr>
                <w:noProof/>
              </w:rPr>
              <w:tab/>
            </w:r>
            <w:r>
              <w:rPr>
                <w:noProof/>
              </w:rPr>
              <w:fldChar w:fldCharType="begin"/>
            </w:r>
            <w:r>
              <w:rPr>
                <w:noProof/>
              </w:rPr>
              <w:instrText xml:space="preserve"> PAGEREF _Toc241476606 \h </w:instrText>
            </w:r>
            <w:r>
              <w:rPr>
                <w:noProof/>
              </w:rPr>
            </w:r>
            <w:r>
              <w:rPr>
                <w:noProof/>
              </w:rPr>
              <w:fldChar w:fldCharType="separate"/>
            </w:r>
            <w:r>
              <w:rPr>
                <w:noProof/>
              </w:rPr>
              <w:t>44</w:t>
            </w:r>
            <w:r>
              <w:rPr>
                <w:noProof/>
              </w:rPr>
              <w:fldChar w:fldCharType="end"/>
            </w:r>
          </w:hyperlink>
        </w:p>
        <w:p w14:paraId="746AD79D" w14:textId="662949D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7" w:history="1">
            <w:r w:rsidRPr="005E1FA6">
              <w:rPr>
                <w:rStyle w:val="Hyperlink"/>
                <w:rFonts w:eastAsia="Georgia"/>
                <w:b/>
                <w:bCs/>
                <w:noProof/>
              </w:rPr>
              <w:t>Culture Constellations</w:t>
            </w:r>
            <w:r>
              <w:rPr>
                <w:noProof/>
              </w:rPr>
              <w:tab/>
            </w:r>
            <w:r>
              <w:rPr>
                <w:noProof/>
              </w:rPr>
              <w:fldChar w:fldCharType="begin"/>
            </w:r>
            <w:r>
              <w:rPr>
                <w:noProof/>
              </w:rPr>
              <w:instrText xml:space="preserve"> PAGEREF _Toc241476607 \h </w:instrText>
            </w:r>
            <w:r>
              <w:rPr>
                <w:noProof/>
              </w:rPr>
            </w:r>
            <w:r>
              <w:rPr>
                <w:noProof/>
              </w:rPr>
              <w:fldChar w:fldCharType="separate"/>
            </w:r>
            <w:r>
              <w:rPr>
                <w:noProof/>
              </w:rPr>
              <w:t>44</w:t>
            </w:r>
            <w:r>
              <w:rPr>
                <w:noProof/>
              </w:rPr>
              <w:fldChar w:fldCharType="end"/>
            </w:r>
          </w:hyperlink>
        </w:p>
        <w:p w14:paraId="41DE9F3E" w14:textId="7496954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8" w:history="1">
            <w:r w:rsidRPr="005E1FA6">
              <w:rPr>
                <w:rStyle w:val="Hyperlink"/>
                <w:rFonts w:eastAsia="Georgia"/>
                <w:b/>
                <w:bCs/>
                <w:noProof/>
              </w:rPr>
              <w:t>Calling Constellations</w:t>
            </w:r>
            <w:r>
              <w:rPr>
                <w:noProof/>
              </w:rPr>
              <w:tab/>
            </w:r>
            <w:r>
              <w:rPr>
                <w:noProof/>
              </w:rPr>
              <w:fldChar w:fldCharType="begin"/>
            </w:r>
            <w:r>
              <w:rPr>
                <w:noProof/>
              </w:rPr>
              <w:instrText xml:space="preserve"> PAGEREF _Toc241476608 \h </w:instrText>
            </w:r>
            <w:r>
              <w:rPr>
                <w:noProof/>
              </w:rPr>
            </w:r>
            <w:r>
              <w:rPr>
                <w:noProof/>
              </w:rPr>
              <w:fldChar w:fldCharType="separate"/>
            </w:r>
            <w:r>
              <w:rPr>
                <w:noProof/>
              </w:rPr>
              <w:t>45</w:t>
            </w:r>
            <w:r>
              <w:rPr>
                <w:noProof/>
              </w:rPr>
              <w:fldChar w:fldCharType="end"/>
            </w:r>
          </w:hyperlink>
        </w:p>
        <w:p w14:paraId="148FD515" w14:textId="6FCB55C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9" w:history="1">
            <w:r w:rsidRPr="005E1FA6">
              <w:rPr>
                <w:rStyle w:val="Hyperlink"/>
                <w:rFonts w:eastAsia="Georgia"/>
                <w:b/>
                <w:bCs/>
                <w:noProof/>
              </w:rPr>
              <w:t>Defenses Constellations</w:t>
            </w:r>
            <w:r>
              <w:rPr>
                <w:noProof/>
              </w:rPr>
              <w:tab/>
            </w:r>
            <w:r>
              <w:rPr>
                <w:noProof/>
              </w:rPr>
              <w:fldChar w:fldCharType="begin"/>
            </w:r>
            <w:r>
              <w:rPr>
                <w:noProof/>
              </w:rPr>
              <w:instrText xml:space="preserve"> PAGEREF _Toc241476609 \h </w:instrText>
            </w:r>
            <w:r>
              <w:rPr>
                <w:noProof/>
              </w:rPr>
            </w:r>
            <w:r>
              <w:rPr>
                <w:noProof/>
              </w:rPr>
              <w:fldChar w:fldCharType="separate"/>
            </w:r>
            <w:r>
              <w:rPr>
                <w:noProof/>
              </w:rPr>
              <w:t>49</w:t>
            </w:r>
            <w:r>
              <w:rPr>
                <w:noProof/>
              </w:rPr>
              <w:fldChar w:fldCharType="end"/>
            </w:r>
          </w:hyperlink>
        </w:p>
        <w:p w14:paraId="6CEE4C03" w14:textId="212A646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0" w:history="1">
            <w:r w:rsidRPr="005E1FA6">
              <w:rPr>
                <w:rStyle w:val="Hyperlink"/>
                <w:rFonts w:eastAsia="Georgia"/>
                <w:b/>
                <w:bCs/>
                <w:noProof/>
              </w:rPr>
              <w:t>Skill Constellations</w:t>
            </w:r>
            <w:r>
              <w:rPr>
                <w:noProof/>
              </w:rPr>
              <w:tab/>
            </w:r>
            <w:r>
              <w:rPr>
                <w:noProof/>
              </w:rPr>
              <w:fldChar w:fldCharType="begin"/>
            </w:r>
            <w:r>
              <w:rPr>
                <w:noProof/>
              </w:rPr>
              <w:instrText xml:space="preserve"> PAGEREF _Toc241476610 \h </w:instrText>
            </w:r>
            <w:r>
              <w:rPr>
                <w:noProof/>
              </w:rPr>
            </w:r>
            <w:r>
              <w:rPr>
                <w:noProof/>
              </w:rPr>
              <w:fldChar w:fldCharType="separate"/>
            </w:r>
            <w:r>
              <w:rPr>
                <w:noProof/>
              </w:rPr>
              <w:t>51</w:t>
            </w:r>
            <w:r>
              <w:rPr>
                <w:noProof/>
              </w:rPr>
              <w:fldChar w:fldCharType="end"/>
            </w:r>
          </w:hyperlink>
        </w:p>
        <w:p w14:paraId="0CE6F093" w14:textId="6E5CCD51"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1" w:history="1">
            <w:r w:rsidRPr="005E1FA6">
              <w:rPr>
                <w:rStyle w:val="Hyperlink"/>
                <w:rFonts w:eastAsia="Georgia"/>
                <w:b/>
                <w:bCs/>
                <w:noProof/>
              </w:rPr>
              <w:t>Martial Constellations</w:t>
            </w:r>
            <w:r>
              <w:rPr>
                <w:noProof/>
              </w:rPr>
              <w:tab/>
            </w:r>
            <w:r>
              <w:rPr>
                <w:noProof/>
              </w:rPr>
              <w:fldChar w:fldCharType="begin"/>
            </w:r>
            <w:r>
              <w:rPr>
                <w:noProof/>
              </w:rPr>
              <w:instrText xml:space="preserve"> PAGEREF _Toc241476611 \h </w:instrText>
            </w:r>
            <w:r>
              <w:rPr>
                <w:noProof/>
              </w:rPr>
            </w:r>
            <w:r>
              <w:rPr>
                <w:noProof/>
              </w:rPr>
              <w:fldChar w:fldCharType="separate"/>
            </w:r>
            <w:r>
              <w:rPr>
                <w:noProof/>
              </w:rPr>
              <w:t>55</w:t>
            </w:r>
            <w:r>
              <w:rPr>
                <w:noProof/>
              </w:rPr>
              <w:fldChar w:fldCharType="end"/>
            </w:r>
          </w:hyperlink>
        </w:p>
        <w:p w14:paraId="12A7F705" w14:textId="4AFC6641"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2" w:history="1">
            <w:r w:rsidRPr="005E1FA6">
              <w:rPr>
                <w:rStyle w:val="Hyperlink"/>
                <w:rFonts w:eastAsia="Georgia"/>
                <w:b/>
                <w:bCs/>
                <w:noProof/>
              </w:rPr>
              <w:t>7. Rules Elements</w:t>
            </w:r>
            <w:r>
              <w:rPr>
                <w:noProof/>
              </w:rPr>
              <w:tab/>
            </w:r>
            <w:r>
              <w:rPr>
                <w:noProof/>
              </w:rPr>
              <w:fldChar w:fldCharType="begin"/>
            </w:r>
            <w:r>
              <w:rPr>
                <w:noProof/>
              </w:rPr>
              <w:instrText xml:space="preserve"> PAGEREF _Toc241476612 \h </w:instrText>
            </w:r>
            <w:r>
              <w:rPr>
                <w:noProof/>
              </w:rPr>
            </w:r>
            <w:r>
              <w:rPr>
                <w:noProof/>
              </w:rPr>
              <w:fldChar w:fldCharType="separate"/>
            </w:r>
            <w:r>
              <w:rPr>
                <w:noProof/>
              </w:rPr>
              <w:t>65</w:t>
            </w:r>
            <w:r>
              <w:rPr>
                <w:noProof/>
              </w:rPr>
              <w:fldChar w:fldCharType="end"/>
            </w:r>
          </w:hyperlink>
        </w:p>
        <w:p w14:paraId="50BC3675" w14:textId="1D3FEFF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3" w:history="1">
            <w:r w:rsidRPr="005E1FA6">
              <w:rPr>
                <w:rStyle w:val="Hyperlink"/>
                <w:rFonts w:eastAsia="Georgia"/>
                <w:b/>
                <w:bCs/>
                <w:noProof/>
              </w:rPr>
              <w:t>Traits</w:t>
            </w:r>
            <w:r>
              <w:rPr>
                <w:noProof/>
              </w:rPr>
              <w:tab/>
            </w:r>
            <w:r>
              <w:rPr>
                <w:noProof/>
              </w:rPr>
              <w:fldChar w:fldCharType="begin"/>
            </w:r>
            <w:r>
              <w:rPr>
                <w:noProof/>
              </w:rPr>
              <w:instrText xml:space="preserve"> PAGEREF _Toc241476613 \h </w:instrText>
            </w:r>
            <w:r>
              <w:rPr>
                <w:noProof/>
              </w:rPr>
            </w:r>
            <w:r>
              <w:rPr>
                <w:noProof/>
              </w:rPr>
              <w:fldChar w:fldCharType="separate"/>
            </w:r>
            <w:r>
              <w:rPr>
                <w:noProof/>
              </w:rPr>
              <w:t>65</w:t>
            </w:r>
            <w:r>
              <w:rPr>
                <w:noProof/>
              </w:rPr>
              <w:fldChar w:fldCharType="end"/>
            </w:r>
          </w:hyperlink>
        </w:p>
        <w:p w14:paraId="5F8216D2" w14:textId="3203256E"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4" w:history="1">
            <w:r w:rsidRPr="005E1FA6">
              <w:rPr>
                <w:rStyle w:val="Hyperlink"/>
                <w:rFonts w:eastAsia="Georgia"/>
                <w:b/>
                <w:bCs/>
                <w:noProof/>
              </w:rPr>
              <w:t>Conditions</w:t>
            </w:r>
            <w:r>
              <w:rPr>
                <w:noProof/>
              </w:rPr>
              <w:tab/>
            </w:r>
            <w:r>
              <w:rPr>
                <w:noProof/>
              </w:rPr>
              <w:fldChar w:fldCharType="begin"/>
            </w:r>
            <w:r>
              <w:rPr>
                <w:noProof/>
              </w:rPr>
              <w:instrText xml:space="preserve"> PAGEREF _Toc241476614 \h </w:instrText>
            </w:r>
            <w:r>
              <w:rPr>
                <w:noProof/>
              </w:rPr>
            </w:r>
            <w:r>
              <w:rPr>
                <w:noProof/>
              </w:rPr>
              <w:fldChar w:fldCharType="separate"/>
            </w:r>
            <w:r>
              <w:rPr>
                <w:noProof/>
              </w:rPr>
              <w:t>66</w:t>
            </w:r>
            <w:r>
              <w:rPr>
                <w:noProof/>
              </w:rPr>
              <w:fldChar w:fldCharType="end"/>
            </w:r>
          </w:hyperlink>
        </w:p>
        <w:p w14:paraId="1CB25AD8" w14:textId="7E82D77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5" w:history="1">
            <w:r w:rsidRPr="005E1FA6">
              <w:rPr>
                <w:rStyle w:val="Hyperlink"/>
                <w:rFonts w:eastAsia="Georgia"/>
                <w:noProof/>
              </w:rPr>
              <w:t>Maneuvers &amp; Activities</w:t>
            </w:r>
            <w:r>
              <w:rPr>
                <w:noProof/>
              </w:rPr>
              <w:tab/>
            </w:r>
            <w:r>
              <w:rPr>
                <w:noProof/>
              </w:rPr>
              <w:fldChar w:fldCharType="begin"/>
            </w:r>
            <w:r>
              <w:rPr>
                <w:noProof/>
              </w:rPr>
              <w:instrText xml:space="preserve"> PAGEREF _Toc241476615 \h </w:instrText>
            </w:r>
            <w:r>
              <w:rPr>
                <w:noProof/>
              </w:rPr>
            </w:r>
            <w:r>
              <w:rPr>
                <w:noProof/>
              </w:rPr>
              <w:fldChar w:fldCharType="separate"/>
            </w:r>
            <w:r>
              <w:rPr>
                <w:noProof/>
              </w:rPr>
              <w:t>67</w:t>
            </w:r>
            <w:r>
              <w:rPr>
                <w:noProof/>
              </w:rPr>
              <w:fldChar w:fldCharType="end"/>
            </w:r>
          </w:hyperlink>
        </w:p>
        <w:p w14:paraId="0153E12C" w14:textId="370F749C"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6" w:history="1">
            <w:r w:rsidRPr="005E1FA6">
              <w:rPr>
                <w:rStyle w:val="Hyperlink"/>
                <w:rFonts w:eastAsia="Georgia"/>
                <w:b/>
                <w:bCs/>
                <w:noProof/>
              </w:rPr>
              <w:t>Appendix A. This Book’s Style</w:t>
            </w:r>
            <w:r>
              <w:rPr>
                <w:noProof/>
              </w:rPr>
              <w:tab/>
            </w:r>
            <w:r>
              <w:rPr>
                <w:noProof/>
              </w:rPr>
              <w:fldChar w:fldCharType="begin"/>
            </w:r>
            <w:r>
              <w:rPr>
                <w:noProof/>
              </w:rPr>
              <w:instrText xml:space="preserve"> PAGEREF _Toc241476616 \h </w:instrText>
            </w:r>
            <w:r>
              <w:rPr>
                <w:noProof/>
              </w:rPr>
            </w:r>
            <w:r>
              <w:rPr>
                <w:noProof/>
              </w:rPr>
              <w:fldChar w:fldCharType="separate"/>
            </w:r>
            <w:r>
              <w:rPr>
                <w:noProof/>
              </w:rPr>
              <w:t>76</w:t>
            </w:r>
            <w:r>
              <w:rPr>
                <w:noProof/>
              </w:rPr>
              <w:fldChar w:fldCharType="end"/>
            </w:r>
          </w:hyperlink>
        </w:p>
        <w:p w14:paraId="624E2F39" w14:textId="09F1FA27" w:rsidR="00882086" w:rsidRDefault="00000000">
          <w:pPr>
            <w:pStyle w:val="TOC1"/>
            <w:tabs>
              <w:tab w:val="right" w:leader="dot" w:pos="10070"/>
            </w:tabs>
            <w:rPr>
              <w:rFonts w:asciiTheme="minorHAnsi" w:eastAsiaTheme="minorEastAsia" w:hAnsiTheme="minorHAnsi" w:cstheme="minorBidi"/>
              <w:color w:val="auto"/>
              <w:kern w:val="2"/>
              <w:sz w:val="24"/>
              <w:szCs w:val="24"/>
              <w14:ligatures w14:val="standardContextual"/>
            </w:rPr>
          </w:pPr>
          <w:r>
            <w:rPr>
              <w:rStyle w:val="IndexLink"/>
            </w:rPr>
            <w:fldChar w:fldCharType="end"/>
          </w:r>
        </w:p>
      </w:sdtContent>
    </w:sdt>
    <w:p w14:paraId="6C769883" w14:textId="77777777" w:rsidR="00882086" w:rsidRDefault="00882086">
      <w:pPr>
        <w:pStyle w:val="TOC1"/>
        <w:tabs>
          <w:tab w:val="right" w:leader="dot" w:pos="10070"/>
        </w:tabs>
        <w:rPr>
          <w:rFonts w:asciiTheme="minorHAnsi" w:eastAsiaTheme="minorEastAsia" w:hAnsiTheme="minorHAnsi" w:cstheme="minorBidi"/>
          <w:color w:val="auto"/>
          <w:kern w:val="2"/>
          <w:sz w:val="24"/>
          <w:szCs w:val="24"/>
          <w14:ligatures w14:val="standardContextual"/>
        </w:rPr>
      </w:pPr>
    </w:p>
    <w:p w14:paraId="1CC5CEA1" w14:textId="77777777" w:rsidR="00882086" w:rsidRDefault="00882086"/>
    <w:p w14:paraId="6B94C5D6" w14:textId="77777777" w:rsidR="00882086" w:rsidRDefault="00000000">
      <w:r>
        <w:br w:type="page"/>
      </w:r>
    </w:p>
    <w:p w14:paraId="45768A4B" w14:textId="77777777" w:rsidR="00882086" w:rsidRDefault="00882086"/>
    <w:p w14:paraId="6FA43A48" w14:textId="77777777" w:rsidR="00882086" w:rsidRDefault="00000000">
      <w:pPr>
        <w:ind w:firstLine="720"/>
        <w:rPr>
          <w:b/>
          <w:bCs/>
          <w:i/>
          <w:iCs/>
        </w:rPr>
      </w:pPr>
      <w:r>
        <w:rPr>
          <w:b/>
          <w:bCs/>
          <w:i/>
          <w:iCs/>
        </w:rPr>
        <w:t>"It's behind the mortar line!" Wren shouted from the top of the stair, and then there was no more time for warning. The thing came out of the wall's shadow without a sound, and it did not go for the plate. It went for the gap between Hrolda's pauldron and her cuirass, the finger's width of leather and buckle that no armorer has ever solved. Hrolda got her shield around in time to catch most of it. Most was not all. The point skidded off the rim, opened the strap, and left a cold line across her shoulder before she could set her feet again. She kept her ground. That was the choice, and it cost her: her guard was driven wide, and she felt the whole line of her defense go loose, the way a door hangs wrong once the frame has shifted.</w:t>
      </w:r>
    </w:p>
    <w:p w14:paraId="0A5CD099" w14:textId="77777777" w:rsidR="00882086" w:rsidRDefault="00000000">
      <w:pPr>
        <w:ind w:firstLine="720"/>
        <w:rPr>
          <w:b/>
          <w:bCs/>
          <w:i/>
          <w:iCs/>
        </w:rPr>
      </w:pPr>
      <w:r>
        <w:rPr>
          <w:b/>
          <w:bCs/>
          <w:i/>
          <w:iCs/>
        </w:rPr>
        <w:t>"Third night," Hrolda said through her teeth. "Third night and it still hasn't touched a single plate of me."</w:t>
      </w:r>
    </w:p>
    <w:p w14:paraId="25BB3B8D" w14:textId="77777777" w:rsidR="00882086" w:rsidRDefault="00000000">
      <w:pPr>
        <w:rPr>
          <w:b/>
          <w:bCs/>
          <w:i/>
          <w:iCs/>
        </w:rPr>
      </w:pPr>
      <w:r>
        <w:rPr>
          <w:b/>
          <w:bCs/>
          <w:i/>
          <w:iCs/>
        </w:rPr>
        <w:t>"Because it isn't trying to." Wren dropped the last four steps without touching them, landing soft as a dropped cloak. "It goes for the seams. That's the whole of it. Every guard it's killed in this quarter died of a scratch."</w:t>
      </w:r>
    </w:p>
    <w:p w14:paraId="1AE84C05" w14:textId="77777777" w:rsidR="00882086" w:rsidRDefault="00000000">
      <w:pPr>
        <w:rPr>
          <w:b/>
          <w:bCs/>
          <w:i/>
          <w:iCs/>
        </w:rPr>
      </w:pPr>
      <w:r>
        <w:rPr>
          <w:b/>
          <w:bCs/>
          <w:i/>
          <w:iCs/>
        </w:rPr>
        <w:t>They had come to Coldharrow for a bounty they had both privately decided was a story. Something in the old stonecutters' quarter had been killing watchmen for a season, always at night, always in armor, always through a gap. The city called it the Seamfinder. Hrolda had spent thirty years learning to be the least killable thing in any room, and she was beginning to take it personally.</w:t>
      </w:r>
    </w:p>
    <w:p w14:paraId="5CB90D58" w14:textId="77777777" w:rsidR="00882086" w:rsidRDefault="00000000">
      <w:pPr>
        <w:ind w:firstLine="720"/>
        <w:rPr>
          <w:b/>
          <w:bCs/>
          <w:i/>
          <w:iCs/>
        </w:rPr>
      </w:pPr>
      <w:r>
        <w:rPr>
          <w:b/>
          <w:bCs/>
          <w:i/>
          <w:iCs/>
        </w:rPr>
        <w:t>She rolled the shoulder, tested it, breathed. The wound was shallow. The problem was not the wound. The problem was that her guard was still out of line, and she knew better than to meet a second pass like that. She took the moment and set herself: feet squared, shield back on the centerline, everything gathered in. It cost her the chance to strike. It bought her the ability to survive being struck.</w:t>
      </w:r>
    </w:p>
    <w:p w14:paraId="4241C548" w14:textId="77777777" w:rsidR="00882086" w:rsidRDefault="00000000">
      <w:pPr>
        <w:ind w:firstLine="720"/>
        <w:rPr>
          <w:b/>
          <w:bCs/>
          <w:i/>
          <w:iCs/>
        </w:rPr>
      </w:pPr>
      <w:r>
        <w:rPr>
          <w:b/>
          <w:bCs/>
          <w:i/>
          <w:iCs/>
        </w:rPr>
        <w:t>The dust told them first. A fine grey sift came out of the joints of the wall beside them, the way old mortar does when something leans its weight on stone that has not been touched in a century. Hrolda had grown up reading walls. She did not have to decide to notice it; her blood noticed for her, the way it always had.</w:t>
      </w:r>
    </w:p>
    <w:p w14:paraId="703A2C9A" w14:textId="77777777" w:rsidR="00882086" w:rsidRDefault="00000000">
      <w:pPr>
        <w:rPr>
          <w:b/>
          <w:bCs/>
          <w:i/>
          <w:iCs/>
        </w:rPr>
      </w:pPr>
      <w:r>
        <w:rPr>
          <w:b/>
          <w:bCs/>
          <w:i/>
          <w:iCs/>
        </w:rPr>
        <w:t>"Left," she said. "Low. It's coming along the foundation."</w:t>
      </w:r>
    </w:p>
    <w:p w14:paraId="02CDFACC" w14:textId="77777777" w:rsidR="00882086" w:rsidRDefault="00000000">
      <w:pPr>
        <w:ind w:firstLine="720"/>
        <w:rPr>
          <w:b/>
          <w:bCs/>
          <w:i/>
          <w:iCs/>
        </w:rPr>
      </w:pPr>
      <w:r>
        <w:rPr>
          <w:b/>
          <w:bCs/>
          <w:i/>
          <w:iCs/>
        </w:rPr>
        <w:t>Wren was already moving, and moving was the whole of Wren's art. When the Seamfinder came out of the dark, she was not where it expected, and she gave up the ground rather than the opening, falling back a pace and letting it come through the space she had loaned it.</w:t>
      </w:r>
    </w:p>
    <w:p w14:paraId="331B187C" w14:textId="77777777" w:rsidR="00882086" w:rsidRDefault="00000000">
      <w:pPr>
        <w:ind w:firstLine="720"/>
        <w:rPr>
          <w:b/>
          <w:bCs/>
          <w:i/>
          <w:iCs/>
        </w:rPr>
      </w:pPr>
      <w:r>
        <w:rPr>
          <w:b/>
          <w:bCs/>
          <w:i/>
          <w:iCs/>
        </w:rPr>
        <w:t>Hrolda did not give up anything. She stepped into it.</w:t>
      </w:r>
    </w:p>
    <w:p w14:paraId="3187259E" w14:textId="77777777" w:rsidR="00882086" w:rsidRDefault="00000000">
      <w:pPr>
        <w:ind w:firstLine="720"/>
        <w:rPr>
          <w:b/>
          <w:bCs/>
          <w:i/>
          <w:iCs/>
        </w:rPr>
      </w:pPr>
      <w:r>
        <w:rPr>
          <w:b/>
          <w:bCs/>
          <w:i/>
          <w:iCs/>
        </w:rPr>
        <w:t>It was the wrong call and she knew it half a heartbeat too late, when her boot found the slick of old rain on worn stone and her whole committed weight went sideways. The Seamfinder was inside her reach before she finished falling, and it found the gap under her arm, and this time it was not shallow at all. She hit the flagstones hard. Lying there with the cold spreading through her side, in the worst moment of the worst night of the hunt, Hrolda understood something about the way the thing moved that thirty years of standing in a shield wall had never taught her. It came in on the recovery. It came in on the step after the swing, every time, and she had just given it the biggest one of her life.</w:t>
      </w:r>
    </w:p>
    <w:p w14:paraId="28BADD57" w14:textId="77777777" w:rsidR="00882086" w:rsidRDefault="00000000">
      <w:pPr>
        <w:ind w:firstLine="720"/>
        <w:rPr>
          <w:b/>
          <w:bCs/>
          <w:i/>
          <w:iCs/>
        </w:rPr>
      </w:pPr>
      <w:r>
        <w:rPr>
          <w:b/>
          <w:bCs/>
          <w:i/>
          <w:iCs/>
        </w:rPr>
        <w:t>Something in her lit up like a struck match. She would be spending that later, if there was a later. "Hrolda." Wren's voice, low and very close. "Can you hold it for three counts?"</w:t>
      </w:r>
    </w:p>
    <w:p w14:paraId="23CA1C43" w14:textId="77777777" w:rsidR="00882086" w:rsidRDefault="00000000">
      <w:pPr>
        <w:ind w:firstLine="720"/>
        <w:rPr>
          <w:b/>
          <w:bCs/>
          <w:i/>
          <w:iCs/>
        </w:rPr>
      </w:pPr>
      <w:r>
        <w:rPr>
          <w:b/>
          <w:bCs/>
          <w:i/>
          <w:iCs/>
        </w:rPr>
        <w:t>"I can hold it for four."</w:t>
      </w:r>
    </w:p>
    <w:p w14:paraId="1BAAFF06" w14:textId="77777777" w:rsidR="00882086" w:rsidRDefault="00000000">
      <w:pPr>
        <w:ind w:firstLine="720"/>
        <w:rPr>
          <w:b/>
          <w:bCs/>
          <w:i/>
          <w:iCs/>
        </w:rPr>
      </w:pPr>
      <w:r>
        <w:rPr>
          <w:b/>
          <w:bCs/>
          <w:i/>
          <w:iCs/>
        </w:rPr>
        <w:t>"Three is plenty." Wren rolled her shoulders, and for once did not hurry. This was not going to be a quick strike, one of the flicking little cuts that had kept her alive across four cities. This was going to be the slow one, the committed one, the kind you only get to make when someone else is willing to be the thing it swings at. "Get its weight onto its front foot. I'll open it up." Hrolda planted her shield, put her back against the ancient wall of the stonecutters' quarter so that nothing could ever come at her seams from behind again, and made herself into a door.</w:t>
      </w:r>
    </w:p>
    <w:p w14:paraId="0A064401" w14:textId="77777777" w:rsidR="00882086" w:rsidRDefault="00000000">
      <w:pPr>
        <w:ind w:firstLine="720"/>
        <w:rPr>
          <w:b/>
          <w:bCs/>
          <w:i/>
          <w:iCs/>
        </w:rPr>
        <w:sectPr w:rsidR="00882086">
          <w:headerReference w:type="even" r:id="rId9"/>
          <w:headerReference w:type="default" r:id="rId10"/>
          <w:footerReference w:type="even" r:id="rId11"/>
          <w:footerReference w:type="default" r:id="rId12"/>
          <w:headerReference w:type="first" r:id="rId13"/>
          <w:footerReference w:type="first" r:id="rId14"/>
          <w:pgSz w:w="12240" w:h="15840"/>
          <w:pgMar w:top="1000" w:right="1080" w:bottom="1000" w:left="1080" w:header="708" w:footer="708" w:gutter="0"/>
          <w:cols w:space="720"/>
          <w:formProt w:val="0"/>
          <w:docGrid w:linePitch="360" w:charSpace="18022"/>
        </w:sectPr>
      </w:pPr>
      <w:r>
        <w:rPr>
          <w:b/>
          <w:bCs/>
          <w:i/>
          <w:iCs/>
        </w:rPr>
        <w:t>The Seamfinder came.</w:t>
      </w:r>
    </w:p>
    <w:p w14:paraId="2D6B7E08" w14:textId="77777777" w:rsidR="00882086" w:rsidRDefault="00000000">
      <w:pPr>
        <w:pStyle w:val="Heading1"/>
        <w:spacing w:before="300" w:after="160"/>
      </w:pPr>
      <w:bookmarkStart w:id="0" w:name="_Toc241476573"/>
      <w:r>
        <w:rPr>
          <w:rFonts w:eastAsia="Georgia"/>
          <w:b/>
          <w:bCs/>
          <w:color w:val="0E5F6B"/>
          <w:sz w:val="40"/>
          <w:szCs w:val="40"/>
        </w:rPr>
        <w:lastRenderedPageBreak/>
        <w:t>1. Welcome to STARWROUGHT</w:t>
      </w:r>
      <w:bookmarkEnd w:id="0"/>
    </w:p>
    <w:p w14:paraId="0FCEBE11" w14:textId="77777777" w:rsidR="00882086" w:rsidRDefault="00000000">
      <w:pPr>
        <w:spacing w:after="120"/>
      </w:pPr>
      <w:r>
        <w:t xml:space="preserve">STARWROUGHT is a d20 fantasy roleplaying game with no classes. There is no wizard, no fighter, no rogue. There is only what your character has actually done, recorded in Talent Constellations. Fight with two axes and the </w:t>
      </w:r>
      <w:r>
        <w:rPr>
          <w:i/>
          <w:iCs/>
        </w:rPr>
        <w:t>Two-Weapon Fighting</w:t>
      </w:r>
      <w:r>
        <w:t xml:space="preserve"> Constellation opens to you. Slip past a death cult unseen and </w:t>
      </w:r>
      <w:r>
        <w:rPr>
          <w:i/>
          <w:iCs/>
        </w:rPr>
        <w:t>Stealth</w:t>
      </w:r>
      <w:r>
        <w:t xml:space="preserve"> beckons. Your character sheet is a map of your deeds.</w:t>
      </w:r>
    </w:p>
    <w:p w14:paraId="095E5EC2" w14:textId="77777777" w:rsidR="00882086" w:rsidRDefault="00000000">
      <w:pPr>
        <w:pStyle w:val="Heading2"/>
        <w:keepNext/>
        <w:spacing w:before="240" w:after="120"/>
      </w:pPr>
      <w:bookmarkStart w:id="1" w:name="_Toc241476574"/>
      <w:r>
        <w:rPr>
          <w:rFonts w:eastAsia="Georgia"/>
          <w:b/>
          <w:bCs/>
          <w:color w:val="E2703A"/>
          <w:sz w:val="28"/>
          <w:szCs w:val="28"/>
        </w:rPr>
        <w:t>The Three Axioms</w:t>
      </w:r>
      <w:bookmarkEnd w:id="1"/>
    </w:p>
    <w:p w14:paraId="0465DE05" w14:textId="77777777" w:rsidR="00882086" w:rsidRDefault="00000000">
      <w:pPr>
        <w:pStyle w:val="ListParagraph"/>
        <w:numPr>
          <w:ilvl w:val="0"/>
          <w:numId w:val="36"/>
        </w:numPr>
        <w:spacing w:after="80"/>
      </w:pPr>
      <w:r>
        <w:rPr>
          <w:b/>
          <w:bCs/>
        </w:rPr>
        <w:t xml:space="preserve">You are what you do. </w:t>
      </w:r>
      <w:r>
        <w:t>No classes. Talents define you; Attributes emerge from where you invest; play itself decides where you can grow.</w:t>
      </w:r>
    </w:p>
    <w:p w14:paraId="5303195E" w14:textId="77777777" w:rsidR="00882086" w:rsidRDefault="00000000">
      <w:pPr>
        <w:pStyle w:val="ListParagraph"/>
        <w:numPr>
          <w:ilvl w:val="0"/>
          <w:numId w:val="37"/>
        </w:numPr>
        <w:spacing w:after="80"/>
      </w:pPr>
      <w:r>
        <w:rPr>
          <w:b/>
          <w:bCs/>
        </w:rPr>
        <w:t xml:space="preserve">One currency. </w:t>
      </w:r>
      <w:r>
        <w:t>Talent Points are the only build resource. No rolled stat arrays, no arbitrary skill increases, no feat slots.</w:t>
      </w:r>
    </w:p>
    <w:p w14:paraId="38F103CA" w14:textId="77777777" w:rsidR="00882086" w:rsidRDefault="00000000">
      <w:pPr>
        <w:pStyle w:val="ListParagraph"/>
        <w:numPr>
          <w:ilvl w:val="0"/>
          <w:numId w:val="38"/>
        </w:numPr>
        <w:spacing w:after="80"/>
      </w:pPr>
      <w:r>
        <w:rPr>
          <w:b/>
          <w:bCs/>
        </w:rPr>
        <w:t xml:space="preserve">Earned, not scheduled. </w:t>
      </w:r>
      <w:r>
        <w:t>Critical moments at the table Flare your Constellations. Milestones grant the Talent Points. Your character’s experiences feed the build.</w:t>
      </w:r>
    </w:p>
    <w:p w14:paraId="112B31A8" w14:textId="77777777" w:rsidR="00882086" w:rsidRDefault="00000000">
      <w:pPr>
        <w:pStyle w:val="Heading2"/>
        <w:keepNext/>
        <w:spacing w:before="240" w:after="120"/>
      </w:pPr>
      <w:bookmarkStart w:id="2" w:name="_Toc241476575"/>
      <w:r>
        <w:rPr>
          <w:rFonts w:eastAsia="Georgia"/>
          <w:b/>
          <w:bCs/>
          <w:color w:val="E2703A"/>
          <w:sz w:val="28"/>
          <w:szCs w:val="28"/>
        </w:rPr>
        <w:t>What You Need</w:t>
      </w:r>
      <w:bookmarkEnd w:id="2"/>
    </w:p>
    <w:p w14:paraId="411CA245" w14:textId="77777777" w:rsidR="00882086" w:rsidRDefault="00000000">
      <w:pPr>
        <w:spacing w:after="120"/>
      </w:pPr>
      <w:r>
        <w:t>A d20 and the rest of the typical TTRPG dice, this handbook, and a character sheet. This playtest covers physical characters: berserkers, hunters, ambushers, brawlers, bravos, etc. Magic arrives in a later packet.</w:t>
      </w:r>
    </w:p>
    <w:p w14:paraId="0289F94D" w14:textId="77777777" w:rsidR="00882086" w:rsidRDefault="00000000">
      <w:pPr>
        <w:spacing w:after="120"/>
      </w:pPr>
      <w:r>
        <w:t>Many of the more complex encounter-based rules within this system increase the cognitive load for players and GMs alike. Therefore, it is recommended to use a Virtual Tabletop for combats and token positioning.</w:t>
      </w:r>
    </w:p>
    <w:p w14:paraId="022DB659" w14:textId="77777777" w:rsidR="00882086" w:rsidRDefault="00000000">
      <w:pPr>
        <w:pStyle w:val="Heading2"/>
        <w:keepNext/>
        <w:spacing w:before="240" w:after="120"/>
      </w:pPr>
      <w:bookmarkStart w:id="3" w:name="_Toc241476576"/>
      <w:r>
        <w:rPr>
          <w:rFonts w:eastAsia="Georgia"/>
          <w:b/>
          <w:bCs/>
          <w:color w:val="E2703A"/>
          <w:sz w:val="28"/>
          <w:szCs w:val="28"/>
        </w:rPr>
        <w:t>Symbols</w:t>
      </w:r>
      <w:bookmarkEnd w:id="3"/>
    </w:p>
    <w:p w14:paraId="2EB930BA" w14:textId="77777777" w:rsidR="00882086" w:rsidRDefault="00000000">
      <w:pPr>
        <w:spacing w:after="120"/>
      </w:pPr>
      <w:r>
        <w:t>❶ one action</w:t>
      </w:r>
    </w:p>
    <w:p w14:paraId="118F297C" w14:textId="77777777" w:rsidR="00882086" w:rsidRDefault="00000000">
      <w:pPr>
        <w:spacing w:after="120"/>
      </w:pPr>
      <w:r>
        <w:t>❷ two actions</w:t>
      </w:r>
    </w:p>
    <w:p w14:paraId="3C3724AE" w14:textId="77777777" w:rsidR="00882086" w:rsidRDefault="00000000">
      <w:pPr>
        <w:spacing w:after="120"/>
      </w:pPr>
      <w:r>
        <w:t>❸ three actions</w:t>
      </w:r>
    </w:p>
    <w:p w14:paraId="2A870E9D" w14:textId="77777777" w:rsidR="00882086" w:rsidRDefault="00000000">
      <w:pPr>
        <w:spacing w:after="120"/>
      </w:pPr>
      <w:r>
        <w:t>❹ four actions</w:t>
      </w:r>
    </w:p>
    <w:p w14:paraId="1A4869FD" w14:textId="77777777" w:rsidR="00882086" w:rsidRDefault="00000000">
      <w:pPr>
        <w:spacing w:after="120"/>
      </w:pPr>
      <w:r>
        <w:t>❺ five actions</w:t>
      </w:r>
    </w:p>
    <w:p w14:paraId="6716D74A" w14:textId="77777777" w:rsidR="00882086" w:rsidRDefault="00000000">
      <w:pPr>
        <w:spacing w:after="120"/>
      </w:pPr>
      <w:r>
        <w:t>❻ six actions</w:t>
      </w:r>
    </w:p>
    <w:p w14:paraId="724E1D8D" w14:textId="77777777" w:rsidR="00882086" w:rsidRDefault="00000000">
      <w:pPr>
        <w:spacing w:after="120"/>
      </w:pPr>
      <w:r>
        <w:t>⓿ free: no actions, and it never uses up your Opportunity</w:t>
      </w:r>
    </w:p>
    <w:p w14:paraId="39D0AB1A" w14:textId="77777777" w:rsidR="00882086" w:rsidRDefault="00000000">
      <w:r>
        <w:t>↺ Reaction trait (usable in answer to its Trigger, at the listed action cost).</w:t>
      </w:r>
      <w:r>
        <w:br w:type="page"/>
      </w:r>
    </w:p>
    <w:p w14:paraId="1540C81C" w14:textId="77777777" w:rsidR="00882086" w:rsidRDefault="00000000">
      <w:pPr>
        <w:pStyle w:val="Heading1"/>
        <w:spacing w:after="160"/>
      </w:pPr>
      <w:bookmarkStart w:id="4" w:name="_Toc241476577"/>
      <w:r>
        <w:rPr>
          <w:rFonts w:eastAsia="Georgia"/>
          <w:b/>
          <w:bCs/>
          <w:color w:val="0E5F6B"/>
          <w:sz w:val="40"/>
          <w:szCs w:val="40"/>
        </w:rPr>
        <w:lastRenderedPageBreak/>
        <w:t>2. The Core Rules</w:t>
      </w:r>
      <w:bookmarkEnd w:id="4"/>
    </w:p>
    <w:p w14:paraId="71498E78" w14:textId="77777777" w:rsidR="00882086" w:rsidRDefault="00000000">
      <w:pPr>
        <w:pStyle w:val="Heading2"/>
        <w:keepNext/>
        <w:spacing w:before="240" w:after="120"/>
      </w:pPr>
      <w:bookmarkStart w:id="5" w:name="_Toc241476578"/>
      <w:r>
        <w:rPr>
          <w:rFonts w:eastAsia="Georgia"/>
          <w:b/>
          <w:bCs/>
          <w:color w:val="E2703A"/>
          <w:sz w:val="28"/>
          <w:szCs w:val="28"/>
        </w:rPr>
        <w:t>Character Mechanics</w:t>
      </w:r>
      <w:bookmarkEnd w:id="5"/>
    </w:p>
    <w:p w14:paraId="2DEB898E" w14:textId="77777777" w:rsidR="00882086" w:rsidRDefault="00000000">
      <w:pPr>
        <w:spacing w:after="120"/>
      </w:pPr>
      <w:r>
        <w:t>STARWROUGHT combines familiar pieces of character mechanics from other Tabletop and Computer Role-Playing Games with a few new ones.</w:t>
      </w:r>
    </w:p>
    <w:p w14:paraId="4008DF15" w14:textId="77777777" w:rsidR="00882086" w:rsidRDefault="00000000">
      <w:pPr>
        <w:spacing w:after="120"/>
      </w:pPr>
      <w:r>
        <w:t>Characters are built from their:</w:t>
      </w:r>
    </w:p>
    <w:p w14:paraId="2F6301F2" w14:textId="77777777" w:rsidR="00882086" w:rsidRDefault="00000000">
      <w:pPr>
        <w:pStyle w:val="ListParagraph"/>
        <w:numPr>
          <w:ilvl w:val="0"/>
          <w:numId w:val="5"/>
        </w:numPr>
        <w:spacing w:after="120"/>
      </w:pPr>
      <w:r>
        <w:rPr>
          <w:b/>
          <w:bCs/>
        </w:rPr>
        <w:t>Ancestry</w:t>
      </w:r>
      <w:r>
        <w:t xml:space="preserve"> (e.g., Elf, Dwarf, Orc, Human),</w:t>
      </w:r>
    </w:p>
    <w:p w14:paraId="044E682D" w14:textId="77777777" w:rsidR="00882086" w:rsidRDefault="00000000">
      <w:pPr>
        <w:pStyle w:val="ListParagraph"/>
        <w:numPr>
          <w:ilvl w:val="0"/>
          <w:numId w:val="5"/>
        </w:numPr>
        <w:spacing w:after="120"/>
      </w:pPr>
      <w:r>
        <w:rPr>
          <w:b/>
          <w:bCs/>
        </w:rPr>
        <w:t>Bloodline</w:t>
      </w:r>
      <w:r>
        <w:t xml:space="preserve"> (the lineage within their Ancestry: e.g., a Starlit Elf, a Forge-Blood Dwarf, a Torchbearer Human),</w:t>
      </w:r>
    </w:p>
    <w:p w14:paraId="4EFF2FDB" w14:textId="77777777" w:rsidR="00882086" w:rsidRDefault="00000000">
      <w:pPr>
        <w:pStyle w:val="ListParagraph"/>
        <w:numPr>
          <w:ilvl w:val="0"/>
          <w:numId w:val="5"/>
        </w:numPr>
        <w:spacing w:after="120"/>
      </w:pPr>
      <w:r>
        <w:rPr>
          <w:b/>
          <w:bCs/>
        </w:rPr>
        <w:t>Culture</w:t>
      </w:r>
      <w:r>
        <w:t xml:space="preserve"> (where they grew up),</w:t>
      </w:r>
    </w:p>
    <w:p w14:paraId="2EDBD687" w14:textId="77777777" w:rsidR="00882086" w:rsidRDefault="00000000">
      <w:pPr>
        <w:pStyle w:val="ListParagraph"/>
        <w:numPr>
          <w:ilvl w:val="0"/>
          <w:numId w:val="5"/>
        </w:numPr>
        <w:spacing w:after="120"/>
      </w:pPr>
      <w:r>
        <w:rPr>
          <w:b/>
          <w:bCs/>
        </w:rPr>
        <w:t>Background</w:t>
      </w:r>
      <w:r>
        <w:t xml:space="preserve"> (how they grew up), and</w:t>
      </w:r>
    </w:p>
    <w:p w14:paraId="42C1B715" w14:textId="77777777" w:rsidR="00882086" w:rsidRDefault="00000000">
      <w:pPr>
        <w:pStyle w:val="ListParagraph"/>
        <w:numPr>
          <w:ilvl w:val="0"/>
          <w:numId w:val="5"/>
        </w:numPr>
        <w:spacing w:after="120"/>
      </w:pPr>
      <w:r>
        <w:rPr>
          <w:b/>
          <w:bCs/>
        </w:rPr>
        <w:t>Calling</w:t>
      </w:r>
      <w:r>
        <w:t xml:space="preserve"> (the life they chose: e.g., berserker, ambusher, hunter)</w:t>
      </w:r>
    </w:p>
    <w:p w14:paraId="1C9989C1" w14:textId="77777777" w:rsidR="00882086" w:rsidRDefault="00000000">
      <w:pPr>
        <w:spacing w:after="120"/>
      </w:pPr>
      <w:r>
        <w:t xml:space="preserve">STARWROUGHT characters have four </w:t>
      </w:r>
      <w:r>
        <w:rPr>
          <w:b/>
          <w:bCs/>
        </w:rPr>
        <w:t>Attributes</w:t>
      </w:r>
      <w:r>
        <w:t xml:space="preserve">: </w:t>
      </w:r>
      <w:r>
        <w:rPr>
          <w:b/>
          <w:bCs/>
        </w:rPr>
        <w:t>Agility, Might, Presence, and Wits</w:t>
      </w:r>
      <w:r>
        <w:t>.</w:t>
      </w:r>
    </w:p>
    <w:p w14:paraId="494684E2" w14:textId="77777777" w:rsidR="00882086" w:rsidRDefault="00000000">
      <w:pPr>
        <w:pStyle w:val="ListParagraph"/>
        <w:numPr>
          <w:ilvl w:val="0"/>
          <w:numId w:val="2"/>
        </w:numPr>
        <w:spacing w:after="120"/>
      </w:pPr>
      <w:r>
        <w:t>Agility is speed, balance, and precision.</w:t>
      </w:r>
    </w:p>
    <w:p w14:paraId="3164AECA" w14:textId="77777777" w:rsidR="00882086" w:rsidRDefault="00000000">
      <w:pPr>
        <w:pStyle w:val="ListParagraph"/>
        <w:numPr>
          <w:ilvl w:val="0"/>
          <w:numId w:val="2"/>
        </w:numPr>
        <w:spacing w:after="120"/>
      </w:pPr>
      <w:r>
        <w:t>Might is muscle, endurance, and raw force.</w:t>
      </w:r>
    </w:p>
    <w:p w14:paraId="7E92494E" w14:textId="77777777" w:rsidR="00882086" w:rsidRDefault="00000000">
      <w:pPr>
        <w:pStyle w:val="ListParagraph"/>
        <w:numPr>
          <w:ilvl w:val="0"/>
          <w:numId w:val="2"/>
        </w:numPr>
        <w:spacing w:after="120"/>
      </w:pPr>
      <w:r>
        <w:t>Presence is raw nerve, willpower, and weight of personality.</w:t>
      </w:r>
    </w:p>
    <w:p w14:paraId="4D1331F1" w14:textId="77777777" w:rsidR="00882086" w:rsidRDefault="00000000">
      <w:pPr>
        <w:pStyle w:val="ListParagraph"/>
        <w:numPr>
          <w:ilvl w:val="0"/>
          <w:numId w:val="2"/>
        </w:numPr>
        <w:spacing w:after="120"/>
      </w:pPr>
      <w:r>
        <w:t>Wits is perception, memory, and fast thinking.</w:t>
      </w:r>
    </w:p>
    <w:p w14:paraId="746FC716" w14:textId="77777777" w:rsidR="00882086" w:rsidRDefault="00000000">
      <w:pPr>
        <w:spacing w:after="120"/>
      </w:pPr>
      <w:r>
        <w:t xml:space="preserve">You never buy points for these Attributes, and you never roll them up. Instead, they are derived from your character’s </w:t>
      </w:r>
      <w:r>
        <w:rPr>
          <w:b/>
          <w:bCs/>
        </w:rPr>
        <w:t>Talents</w:t>
      </w:r>
      <w:r>
        <w:t xml:space="preserve">. Talents are special abilities granted to characters, and represent training in anything from skills to combat styles. Talents are grouped together in </w:t>
      </w:r>
      <w:r>
        <w:rPr>
          <w:b/>
          <w:bCs/>
        </w:rPr>
        <w:t>Constellations</w:t>
      </w:r>
      <w:r>
        <w:t xml:space="preserve">. Enter any Constellation by spending a </w:t>
      </w:r>
      <w:r>
        <w:rPr>
          <w:b/>
          <w:bCs/>
        </w:rPr>
        <w:t>Talent Point</w:t>
      </w:r>
      <w:r>
        <w:t xml:space="preserve"> on its </w:t>
      </w:r>
      <w:r>
        <w:rPr>
          <w:b/>
          <w:bCs/>
        </w:rPr>
        <w:t>Root Talent</w:t>
      </w:r>
      <w:r>
        <w:t>. Every Talent feeds one Attribute, and your Attribute Bonus is simply the points you've spent in its related Talents ÷ 4 (rounded down). Attributes add to many of your rolls.</w:t>
      </w:r>
    </w:p>
    <w:tbl>
      <w:tblPr>
        <w:tblW w:w="9335" w:type="dxa"/>
        <w:tblLayout w:type="fixed"/>
        <w:tblCellMar>
          <w:top w:w="120" w:type="dxa"/>
          <w:left w:w="160" w:type="dxa"/>
          <w:bottom w:w="120" w:type="dxa"/>
          <w:right w:w="160" w:type="dxa"/>
        </w:tblCellMar>
        <w:tblLook w:val="04A0" w:firstRow="1" w:lastRow="0" w:firstColumn="1" w:lastColumn="0" w:noHBand="0" w:noVBand="1"/>
      </w:tblPr>
      <w:tblGrid>
        <w:gridCol w:w="9335"/>
      </w:tblGrid>
      <w:tr w:rsidR="00882086" w14:paraId="4216779A" w14:textId="77777777">
        <w:trPr>
          <w:cantSplit/>
          <w:trHeight w:hRule="exact" w:val="20"/>
        </w:trPr>
        <w:tc>
          <w:tcPr>
            <w:tcW w:w="9335" w:type="dxa"/>
            <w:shd w:val="clear" w:color="auto" w:fill="EAF1F2"/>
          </w:tcPr>
          <w:p w14:paraId="7F357D57" w14:textId="77777777" w:rsidR="00882086" w:rsidRDefault="00882086">
            <w:pPr>
              <w:rPr>
                <w:sz w:val="2"/>
              </w:rPr>
            </w:pPr>
            <w:bookmarkStart w:id="6" w:name="_48f3af02_a643_4d9a_a979_327dbc3fd106"/>
            <w:bookmarkEnd w:id="6"/>
          </w:p>
        </w:tc>
      </w:tr>
      <w:tr w:rsidR="00882086" w14:paraId="1145DD47" w14:textId="77777777">
        <w:trPr>
          <w:cantSplit/>
        </w:trPr>
        <w:tc>
          <w:tcPr>
            <w:tcW w:w="9335" w:type="dxa"/>
            <w:tcBorders>
              <w:top w:val="single" w:sz="6" w:space="0" w:color="0E5F6B"/>
              <w:left w:val="single" w:sz="24" w:space="0" w:color="0E5F6B"/>
              <w:bottom w:val="single" w:sz="6" w:space="0" w:color="0E5F6B"/>
              <w:right w:val="single" w:sz="6" w:space="0" w:color="0E5F6B"/>
            </w:tcBorders>
            <w:shd w:val="clear" w:color="auto" w:fill="EAF1F2"/>
          </w:tcPr>
          <w:p w14:paraId="72F738AB" w14:textId="77777777" w:rsidR="00882086" w:rsidRDefault="00000000">
            <w:pPr>
              <w:spacing w:after="20"/>
              <w:jc w:val="center"/>
            </w:pPr>
            <w:r>
              <w:rPr>
                <w:rFonts w:eastAsia="Georgia"/>
                <w:b/>
                <w:bCs/>
                <w:color w:val="0E5F6B"/>
                <w:sz w:val="24"/>
                <w:szCs w:val="24"/>
              </w:rPr>
              <w:t xml:space="preserve">Attribute Bonus = Attribute Points </w:t>
            </w:r>
            <w:r>
              <w:rPr>
                <w:rFonts w:eastAsia="Georgia"/>
                <w:color w:val="0E5F6B"/>
                <w:sz w:val="24"/>
                <w:szCs w:val="24"/>
              </w:rPr>
              <w:t>÷ 4, rounded down</w:t>
            </w:r>
            <w:bookmarkStart w:id="7" w:name="_542c4c5c_3df1_492a_8722_399004f6aa21"/>
            <w:bookmarkEnd w:id="7"/>
          </w:p>
        </w:tc>
      </w:tr>
    </w:tbl>
    <w:p w14:paraId="4046A8A9" w14:textId="77777777" w:rsidR="00882086" w:rsidRDefault="00882086"/>
    <w:p w14:paraId="71C13A40" w14:textId="77777777" w:rsidR="00882086" w:rsidRDefault="00882086">
      <w:pPr>
        <w:spacing w:after="120"/>
      </w:pPr>
    </w:p>
    <w:tbl>
      <w:tblPr>
        <w:tblW w:w="2717" w:type="dxa"/>
        <w:tblInd w:w="-25" w:type="dxa"/>
        <w:tblLayout w:type="fixed"/>
        <w:tblCellMar>
          <w:top w:w="40" w:type="dxa"/>
          <w:left w:w="80" w:type="dxa"/>
          <w:bottom w:w="40" w:type="dxa"/>
          <w:right w:w="80" w:type="dxa"/>
        </w:tblCellMar>
        <w:tblLook w:val="04A0" w:firstRow="1" w:lastRow="0" w:firstColumn="1" w:lastColumn="0" w:noHBand="0" w:noVBand="1"/>
      </w:tblPr>
      <w:tblGrid>
        <w:gridCol w:w="1461"/>
        <w:gridCol w:w="1256"/>
      </w:tblGrid>
      <w:tr w:rsidR="00882086" w14:paraId="0DFA033B" w14:textId="77777777">
        <w:trPr>
          <w:cantSplit/>
          <w:tblHeader/>
        </w:trPr>
        <w:tc>
          <w:tcPr>
            <w:tcW w:w="14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CE4A7CE" w14:textId="77777777" w:rsidR="00882086" w:rsidRDefault="00000000">
            <w:pPr>
              <w:spacing w:before="20" w:after="20"/>
            </w:pPr>
            <w:r>
              <w:rPr>
                <w:b/>
                <w:bCs/>
                <w:color w:val="FFFFFF"/>
                <w:sz w:val="19"/>
                <w:szCs w:val="19"/>
              </w:rPr>
              <w:t>Attribute Points</w:t>
            </w:r>
          </w:p>
        </w:tc>
        <w:tc>
          <w:tcPr>
            <w:tcW w:w="12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B065BBC" w14:textId="77777777" w:rsidR="00882086" w:rsidRDefault="00000000">
            <w:pPr>
              <w:spacing w:before="20" w:after="20"/>
            </w:pPr>
            <w:r>
              <w:rPr>
                <w:b/>
                <w:bCs/>
                <w:color w:val="FFFFFF"/>
                <w:sz w:val="19"/>
                <w:szCs w:val="19"/>
              </w:rPr>
              <w:t>Attribute Bonus</w:t>
            </w:r>
          </w:p>
        </w:tc>
      </w:tr>
      <w:tr w:rsidR="00882086" w14:paraId="782D1CD2"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5AB04C" w14:textId="77777777" w:rsidR="00882086" w:rsidRDefault="00000000">
            <w:pPr>
              <w:spacing w:before="20" w:after="20"/>
            </w:pPr>
            <w:r>
              <w:rPr>
                <w:sz w:val="19"/>
                <w:szCs w:val="19"/>
              </w:rPr>
              <w:t>0-3</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2A207C" w14:textId="77777777" w:rsidR="00882086" w:rsidRDefault="00000000">
            <w:pPr>
              <w:spacing w:before="20" w:after="20"/>
            </w:pPr>
            <w:r>
              <w:rPr>
                <w:sz w:val="19"/>
                <w:szCs w:val="19"/>
              </w:rPr>
              <w:t>+0</w:t>
            </w:r>
          </w:p>
        </w:tc>
      </w:tr>
      <w:tr w:rsidR="00882086" w14:paraId="1F846D96"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B79427" w14:textId="77777777" w:rsidR="00882086" w:rsidRDefault="00000000">
            <w:pPr>
              <w:spacing w:before="20" w:after="20"/>
            </w:pPr>
            <w:r>
              <w:t>4-7</w:t>
            </w:r>
          </w:p>
        </w:tc>
        <w:tc>
          <w:tcPr>
            <w:tcW w:w="125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BBA3B7" w14:textId="77777777" w:rsidR="00882086" w:rsidRDefault="00000000">
            <w:pPr>
              <w:spacing w:before="20" w:after="20"/>
            </w:pPr>
            <w:r>
              <w:t>+1</w:t>
            </w:r>
          </w:p>
        </w:tc>
      </w:tr>
      <w:tr w:rsidR="00882086" w14:paraId="63A7F39E"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6CDF9F" w14:textId="77777777" w:rsidR="00882086" w:rsidRDefault="00000000">
            <w:pPr>
              <w:spacing w:before="20" w:after="20"/>
            </w:pPr>
            <w:r>
              <w:t>8-11</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CB9F39" w14:textId="77777777" w:rsidR="00882086" w:rsidRDefault="00000000">
            <w:pPr>
              <w:spacing w:before="20" w:after="20"/>
            </w:pPr>
            <w:r>
              <w:rPr>
                <w:sz w:val="19"/>
                <w:szCs w:val="19"/>
              </w:rPr>
              <w:t>+2</w:t>
            </w:r>
          </w:p>
        </w:tc>
      </w:tr>
      <w:tr w:rsidR="00882086" w14:paraId="622A44D1"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39F128" w14:textId="77777777" w:rsidR="00882086" w:rsidRDefault="00000000">
            <w:pPr>
              <w:spacing w:before="20" w:after="20"/>
            </w:pPr>
            <w:r>
              <w:t>Every 4 more</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E54F90" w14:textId="77777777" w:rsidR="00882086" w:rsidRDefault="00000000">
            <w:pPr>
              <w:spacing w:before="20" w:after="20"/>
            </w:pPr>
            <w:r>
              <w:rPr>
                <w:sz w:val="19"/>
                <w:szCs w:val="19"/>
              </w:rPr>
              <w:t>+1 more</w:t>
            </w:r>
          </w:p>
        </w:tc>
      </w:tr>
    </w:tbl>
    <w:p w14:paraId="0A9EE95C" w14:textId="77777777" w:rsidR="00882086" w:rsidRDefault="00882086">
      <w:pPr>
        <w:spacing w:after="120"/>
      </w:pPr>
    </w:p>
    <w:p w14:paraId="0D6B2353" w14:textId="77777777" w:rsidR="00882086" w:rsidRDefault="00000000">
      <w:pPr>
        <w:spacing w:after="120"/>
      </w:pPr>
      <w:r>
        <w:t xml:space="preserve">Characters still gain </w:t>
      </w:r>
      <w:r>
        <w:rPr>
          <w:b/>
          <w:bCs/>
        </w:rPr>
        <w:t>levels</w:t>
      </w:r>
      <w:r>
        <w:t xml:space="preserve">, though each level contains </w:t>
      </w:r>
      <w:r>
        <w:rPr>
          <w:b/>
          <w:bCs/>
        </w:rPr>
        <w:t>Milestones</w:t>
      </w:r>
      <w:r>
        <w:t xml:space="preserve"> within it: Milestones 1-3 each grant 1 Milestone Talent Point to be spent immediately in a </w:t>
      </w:r>
      <w:r>
        <w:rPr>
          <w:b/>
          <w:bCs/>
        </w:rPr>
        <w:t>Flared</w:t>
      </w:r>
      <w:r>
        <w:t xml:space="preserve"> Constellation. Points are never banked: you spend each one the moment you receive it. The 4th Milestone is the level-up: Vigor rises, new Proficiency Ranks may unlock, and you gain a </w:t>
      </w:r>
      <w:r>
        <w:rPr>
          <w:b/>
          <w:bCs/>
        </w:rPr>
        <w:t>Comet</w:t>
      </w:r>
      <w:r>
        <w:t>, a Talent Point that can be spent on any Constellation, Flared or not, opened or not. No Talent Point may ever be voluntarily banked.</w:t>
      </w:r>
    </w:p>
    <w:p w14:paraId="6236E3C4" w14:textId="77777777" w:rsidR="00882086" w:rsidRDefault="00000000">
      <w:r>
        <w:t xml:space="preserve">The key to success as an adventurer is </w:t>
      </w:r>
      <w:r>
        <w:rPr>
          <w:b/>
          <w:bCs/>
        </w:rPr>
        <w:t>Proficiency</w:t>
      </w:r>
      <w:r>
        <w:t xml:space="preserve">. Proficiency is an abstraction that signifies how practiced a character is at a particular type of task. Every Talent Point you spend in a Constellation buys a talent, and your running total in that Constellation helps to decide your </w:t>
      </w:r>
      <w:r>
        <w:rPr>
          <w:b/>
          <w:bCs/>
        </w:rPr>
        <w:t>Proficiency Rank</w:t>
      </w:r>
      <w:r>
        <w:t xml:space="preserve"> in it. Many Talents are tier-gated: an Expert talent requires Expert rank.</w:t>
      </w:r>
    </w:p>
    <w:p w14:paraId="6ECCD461" w14:textId="77777777" w:rsidR="00882086" w:rsidRDefault="00882086"/>
    <w:p w14:paraId="42FC88F2" w14:textId="77777777" w:rsidR="00882086" w:rsidRDefault="00000000">
      <w:pPr>
        <w:spacing w:after="120"/>
      </w:pPr>
      <w:r>
        <w:t>All Constellations begin with an initial talent, their root; buying it is what makes you Trained in that Constellation. Nothing in a Constellation can be bought before its root. To rise in Proficiency Rank requires both a minimum number of Talents in a Constellation and a minimum level of the character.</w:t>
      </w:r>
    </w:p>
    <w:tbl>
      <w:tblPr>
        <w:tblW w:w="6835" w:type="dxa"/>
        <w:tblLayout w:type="fixed"/>
        <w:tblCellMar>
          <w:top w:w="40" w:type="dxa"/>
          <w:left w:w="80" w:type="dxa"/>
          <w:bottom w:w="40" w:type="dxa"/>
          <w:right w:w="80" w:type="dxa"/>
        </w:tblCellMar>
        <w:tblLook w:val="04A0" w:firstRow="1" w:lastRow="0" w:firstColumn="1" w:lastColumn="0" w:noHBand="0" w:noVBand="1"/>
      </w:tblPr>
      <w:tblGrid>
        <w:gridCol w:w="1698"/>
        <w:gridCol w:w="1799"/>
        <w:gridCol w:w="1989"/>
        <w:gridCol w:w="1349"/>
      </w:tblGrid>
      <w:tr w:rsidR="00882086" w14:paraId="180DDF89" w14:textId="77777777">
        <w:trPr>
          <w:cantSplit/>
          <w:tblHeader/>
        </w:trPr>
        <w:tc>
          <w:tcPr>
            <w:tcW w:w="16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1E818E" w14:textId="77777777" w:rsidR="00882086" w:rsidRDefault="00000000">
            <w:pPr>
              <w:spacing w:before="20" w:after="20"/>
            </w:pPr>
            <w:r>
              <w:rPr>
                <w:b/>
                <w:bCs/>
                <w:color w:val="FFFFFF"/>
                <w:sz w:val="19"/>
                <w:szCs w:val="19"/>
              </w:rPr>
              <w:t>Proficiency Rank</w:t>
            </w:r>
          </w:p>
        </w:tc>
        <w:tc>
          <w:tcPr>
            <w:tcW w:w="17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65D1607" w14:textId="77777777" w:rsidR="00882086" w:rsidRDefault="00000000">
            <w:pPr>
              <w:spacing w:before="20" w:after="20"/>
            </w:pPr>
            <w:r>
              <w:rPr>
                <w:b/>
                <w:bCs/>
                <w:color w:val="FFFFFF"/>
                <w:sz w:val="19"/>
                <w:szCs w:val="19"/>
              </w:rPr>
              <w:t>Proficiency</w:t>
            </w:r>
          </w:p>
        </w:tc>
        <w:tc>
          <w:tcPr>
            <w:tcW w:w="198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C22E4AE" w14:textId="77777777" w:rsidR="00882086" w:rsidRDefault="00000000">
            <w:pPr>
              <w:spacing w:before="20" w:after="20"/>
            </w:pPr>
            <w:r>
              <w:rPr>
                <w:b/>
                <w:bCs/>
                <w:color w:val="FFFFFF"/>
                <w:sz w:val="19"/>
                <w:szCs w:val="19"/>
              </w:rPr>
              <w:t>Minimum Points in Constellation to unlock</w:t>
            </w:r>
          </w:p>
        </w:tc>
        <w:tc>
          <w:tcPr>
            <w:tcW w:w="13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1ABD4C1" w14:textId="77777777" w:rsidR="00882086" w:rsidRDefault="00000000">
            <w:pPr>
              <w:spacing w:before="20" w:after="20"/>
            </w:pPr>
            <w:r>
              <w:rPr>
                <w:b/>
                <w:bCs/>
                <w:color w:val="FFFFFF"/>
                <w:sz w:val="19"/>
                <w:szCs w:val="19"/>
              </w:rPr>
              <w:t>Minimum level to unlock</w:t>
            </w:r>
          </w:p>
        </w:tc>
      </w:tr>
      <w:tr w:rsidR="00882086" w14:paraId="6D5260F3"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454211" w14:textId="77777777" w:rsidR="00882086" w:rsidRDefault="00000000">
            <w:pPr>
              <w:spacing w:before="20" w:after="20"/>
            </w:pPr>
            <w:r>
              <w:rPr>
                <w:sz w:val="19"/>
                <w:szCs w:val="19"/>
              </w:rPr>
              <w:t>Untrained</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0461F6" w14:textId="77777777" w:rsidR="00882086" w:rsidRDefault="00000000">
            <w:pPr>
              <w:spacing w:before="20" w:after="20"/>
            </w:pPr>
            <w:r>
              <w:rPr>
                <w:sz w:val="19"/>
                <w:szCs w:val="19"/>
              </w:rPr>
              <w:t>+0</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2F07C4" w14:textId="77777777" w:rsidR="00882086" w:rsidRDefault="00000000">
            <w:pPr>
              <w:spacing w:before="20" w:after="20"/>
            </w:pPr>
            <w:r>
              <w:t>N/A</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49A52C" w14:textId="77777777" w:rsidR="00882086" w:rsidRDefault="00000000">
            <w:pPr>
              <w:spacing w:before="20" w:after="20"/>
            </w:pPr>
            <w:r>
              <w:rPr>
                <w:sz w:val="19"/>
                <w:szCs w:val="19"/>
              </w:rPr>
              <w:t>N/A</w:t>
            </w:r>
          </w:p>
        </w:tc>
      </w:tr>
      <w:tr w:rsidR="00882086" w14:paraId="42EE2DE3"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5E2D90" w14:textId="77777777" w:rsidR="00882086" w:rsidRDefault="00000000">
            <w:pPr>
              <w:spacing w:before="20" w:after="20"/>
            </w:pPr>
            <w:r>
              <w:rPr>
                <w:b/>
                <w:bCs/>
                <w:color w:val="4A7C59"/>
                <w:sz w:val="19"/>
                <w:szCs w:val="19"/>
              </w:rPr>
              <w:t>Trained</w:t>
            </w:r>
          </w:p>
        </w:tc>
        <w:tc>
          <w:tcPr>
            <w:tcW w:w="17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06945A" w14:textId="77777777" w:rsidR="00882086" w:rsidRDefault="00000000">
            <w:pPr>
              <w:spacing w:before="20" w:after="20"/>
            </w:pPr>
            <w:r>
              <w:rPr>
                <w:sz w:val="19"/>
                <w:szCs w:val="19"/>
              </w:rPr>
              <w:t>+3</w:t>
            </w:r>
          </w:p>
        </w:tc>
        <w:tc>
          <w:tcPr>
            <w:tcW w:w="198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760C85" w14:textId="77777777" w:rsidR="00882086" w:rsidRDefault="00000000">
            <w:pPr>
              <w:spacing w:before="20" w:after="20"/>
            </w:pPr>
            <w:r>
              <w:rPr>
                <w:sz w:val="19"/>
                <w:szCs w:val="19"/>
              </w:rPr>
              <w:t>1</w:t>
            </w:r>
          </w:p>
        </w:tc>
        <w:tc>
          <w:tcPr>
            <w:tcW w:w="13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CB43A0" w14:textId="77777777" w:rsidR="00882086" w:rsidRDefault="00000000">
            <w:pPr>
              <w:spacing w:before="20" w:after="20"/>
            </w:pPr>
            <w:r>
              <w:rPr>
                <w:sz w:val="19"/>
                <w:szCs w:val="19"/>
              </w:rPr>
              <w:t>Level 1</w:t>
            </w:r>
          </w:p>
        </w:tc>
      </w:tr>
      <w:tr w:rsidR="00882086" w14:paraId="2DDD5106"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63325C" w14:textId="77777777" w:rsidR="00882086" w:rsidRDefault="00000000">
            <w:pPr>
              <w:spacing w:before="20" w:after="20"/>
            </w:pPr>
            <w:r>
              <w:rPr>
                <w:b/>
                <w:bCs/>
                <w:color w:val="0E5F6B"/>
                <w:sz w:val="19"/>
                <w:szCs w:val="19"/>
              </w:rPr>
              <w:t>Expert</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8FC58B" w14:textId="77777777" w:rsidR="00882086" w:rsidRDefault="00000000">
            <w:pPr>
              <w:spacing w:before="20" w:after="20"/>
            </w:pPr>
            <w:r>
              <w:rPr>
                <w:sz w:val="19"/>
                <w:szCs w:val="19"/>
              </w:rPr>
              <w:t>+6</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9A4255" w14:textId="77777777" w:rsidR="00882086" w:rsidRDefault="00000000">
            <w:pPr>
              <w:spacing w:before="20" w:after="20"/>
            </w:pPr>
            <w:r>
              <w:rPr>
                <w:sz w:val="19"/>
                <w:szCs w:val="19"/>
              </w:rPr>
              <w:t>4</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EF92BE" w14:textId="77777777" w:rsidR="00882086" w:rsidRDefault="00000000">
            <w:pPr>
              <w:spacing w:before="20" w:after="20"/>
            </w:pPr>
            <w:r>
              <w:rPr>
                <w:sz w:val="19"/>
                <w:szCs w:val="19"/>
              </w:rPr>
              <w:t>Level 5</w:t>
            </w:r>
          </w:p>
        </w:tc>
      </w:tr>
      <w:tr w:rsidR="00882086" w14:paraId="6F95EE62"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7A3065" w14:textId="77777777" w:rsidR="00882086" w:rsidRDefault="00000000">
            <w:pPr>
              <w:spacing w:before="20" w:after="20"/>
            </w:pPr>
            <w:r>
              <w:rPr>
                <w:b/>
                <w:bCs/>
                <w:color w:val="C05621"/>
                <w:sz w:val="19"/>
                <w:szCs w:val="19"/>
              </w:rPr>
              <w:t>Master</w:t>
            </w:r>
          </w:p>
        </w:tc>
        <w:tc>
          <w:tcPr>
            <w:tcW w:w="17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9F44AB" w14:textId="77777777" w:rsidR="00882086" w:rsidRDefault="00000000">
            <w:pPr>
              <w:spacing w:before="20" w:after="20"/>
            </w:pPr>
            <w:r>
              <w:rPr>
                <w:sz w:val="19"/>
                <w:szCs w:val="19"/>
              </w:rPr>
              <w:t>+9</w:t>
            </w:r>
          </w:p>
        </w:tc>
        <w:tc>
          <w:tcPr>
            <w:tcW w:w="198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1A33E2" w14:textId="77777777" w:rsidR="00882086" w:rsidRDefault="00000000">
            <w:pPr>
              <w:spacing w:before="20" w:after="20"/>
            </w:pPr>
            <w:r>
              <w:rPr>
                <w:sz w:val="19"/>
                <w:szCs w:val="19"/>
              </w:rPr>
              <w:t>9</w:t>
            </w:r>
          </w:p>
        </w:tc>
        <w:tc>
          <w:tcPr>
            <w:tcW w:w="13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451DD2" w14:textId="77777777" w:rsidR="00882086" w:rsidRDefault="00000000">
            <w:pPr>
              <w:spacing w:before="20" w:after="20"/>
            </w:pPr>
            <w:r>
              <w:rPr>
                <w:sz w:val="19"/>
                <w:szCs w:val="19"/>
              </w:rPr>
              <w:t>Level 10</w:t>
            </w:r>
          </w:p>
        </w:tc>
      </w:tr>
      <w:tr w:rsidR="00882086" w14:paraId="3B6D4975"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E7116C" w14:textId="77777777" w:rsidR="00882086" w:rsidRDefault="00000000">
            <w:pPr>
              <w:spacing w:before="20" w:after="20"/>
            </w:pPr>
            <w:r>
              <w:rPr>
                <w:b/>
                <w:bCs/>
                <w:color w:val="B8860B"/>
                <w:sz w:val="19"/>
                <w:szCs w:val="19"/>
              </w:rPr>
              <w:t>Legendary</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444C2" w14:textId="77777777" w:rsidR="00882086" w:rsidRDefault="00000000">
            <w:pPr>
              <w:spacing w:before="20" w:after="20"/>
            </w:pPr>
            <w:r>
              <w:rPr>
                <w:sz w:val="19"/>
                <w:szCs w:val="19"/>
              </w:rPr>
              <w:t>+12</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1EAF3B" w14:textId="77777777" w:rsidR="00882086" w:rsidRDefault="00000000">
            <w:pPr>
              <w:spacing w:before="20" w:after="20"/>
            </w:pPr>
            <w:r>
              <w:rPr>
                <w:sz w:val="19"/>
                <w:szCs w:val="19"/>
              </w:rPr>
              <w:t>16</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351B83" w14:textId="77777777" w:rsidR="00882086" w:rsidRDefault="00000000">
            <w:pPr>
              <w:spacing w:before="20" w:after="20"/>
            </w:pPr>
            <w:r>
              <w:rPr>
                <w:sz w:val="19"/>
                <w:szCs w:val="19"/>
              </w:rPr>
              <w:t>Level 15</w:t>
            </w:r>
          </w:p>
        </w:tc>
      </w:tr>
    </w:tbl>
    <w:p w14:paraId="6AA7D150" w14:textId="77777777" w:rsidR="00882086" w:rsidRDefault="00000000">
      <w:pPr>
        <w:spacing w:after="120"/>
      </w:pPr>
      <w:r>
        <w:rPr>
          <w:b/>
          <w:bCs/>
        </w:rPr>
        <w:t>Parent Constellations.</w:t>
      </w:r>
      <w:r>
        <w:t xml:space="preserve"> Melee and Ranged are parents (Magic will be a third). Every Combat Style is a child of one of them, and every Talent you buy in a child counts toward your Proficiency Rank in its parent as well as in the child. Only rank is inherited: the parent’s own Talents must still be bought for their effects. When you Strike, roll the parent that owns the weapon: Melee for anything in your hand, Ranged for anything that leaves it, a thrown dagger included.</w:t>
      </w:r>
    </w:p>
    <w:p w14:paraId="4315D2AA" w14:textId="77777777" w:rsidR="00882086" w:rsidRDefault="00882086"/>
    <w:p w14:paraId="373F8D1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Types of Talent Points</w:t>
      </w:r>
    </w:p>
    <w:p w14:paraId="1C1564B5" w14:textId="77777777" w:rsidR="00882086" w:rsidRDefault="00000000">
      <w:r>
        <w:t xml:space="preserve">Every Talent costs exactly 1 Talent Point, but not every Talent Point is free to go anywhere. A Talent Point’s Type answers two questions: </w:t>
      </w:r>
      <w:r>
        <w:rPr>
          <w:b/>
          <w:bCs/>
        </w:rPr>
        <w:t>where it may be spent</w:t>
      </w:r>
      <w:r>
        <w:t xml:space="preserve">, and </w:t>
      </w:r>
      <w:r>
        <w:rPr>
          <w:b/>
          <w:bCs/>
        </w:rPr>
        <w:t>whether the Constellation must be Flared.</w:t>
      </w:r>
      <w:r>
        <w:t xml:space="preserve"> </w:t>
      </w:r>
    </w:p>
    <w:p w14:paraId="7BC53F0E" w14:textId="77777777" w:rsidR="00882086" w:rsidRDefault="00882086"/>
    <w:p w14:paraId="5910EAFB" w14:textId="77777777" w:rsidR="00882086" w:rsidRDefault="00000000">
      <w:pPr>
        <w:rPr>
          <w:b/>
          <w:bCs/>
        </w:rPr>
      </w:pPr>
      <w:r>
        <w:rPr>
          <w:b/>
          <w:bCs/>
        </w:rPr>
        <w:t>Where it may be spent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605"/>
        <w:gridCol w:w="4309"/>
        <w:gridCol w:w="4156"/>
      </w:tblGrid>
      <w:tr w:rsidR="00882086" w14:paraId="4FD776B1" w14:textId="77777777">
        <w:trPr>
          <w:cantSplit/>
          <w:tblHeader/>
        </w:trPr>
        <w:tc>
          <w:tcPr>
            <w:tcW w:w="16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13726D" w14:textId="77777777" w:rsidR="00882086" w:rsidRDefault="00000000">
            <w:pPr>
              <w:spacing w:before="20" w:after="20"/>
            </w:pPr>
            <w:r>
              <w:rPr>
                <w:b/>
                <w:bCs/>
                <w:color w:val="FFFFFF"/>
                <w:sz w:val="19"/>
                <w:szCs w:val="19"/>
              </w:rPr>
              <w:t>Type</w:t>
            </w:r>
          </w:p>
        </w:tc>
        <w:tc>
          <w:tcPr>
            <w:tcW w:w="43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A19B83B" w14:textId="77777777" w:rsidR="00882086" w:rsidRDefault="00000000">
            <w:pPr>
              <w:spacing w:before="20" w:after="20"/>
              <w:rPr>
                <w:b/>
                <w:bCs/>
              </w:rPr>
            </w:pPr>
            <w:r>
              <w:rPr>
                <w:b/>
                <w:bCs/>
                <w:color w:val="FFFFFF" w:themeColor="background1"/>
              </w:rPr>
              <w:t>May be spent on</w:t>
            </w:r>
          </w:p>
        </w:tc>
        <w:tc>
          <w:tcPr>
            <w:tcW w:w="415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7BD9A5B" w14:textId="77777777" w:rsidR="00882086" w:rsidRDefault="00000000">
            <w:pPr>
              <w:spacing w:before="20" w:after="20"/>
              <w:rPr>
                <w:b/>
                <w:bCs/>
                <w:color w:val="FFFFFF" w:themeColor="background1"/>
              </w:rPr>
            </w:pPr>
            <w:r>
              <w:rPr>
                <w:b/>
                <w:bCs/>
                <w:color w:val="FFFFFF" w:themeColor="background1"/>
              </w:rPr>
              <w:t>Flare required?</w:t>
            </w:r>
          </w:p>
        </w:tc>
      </w:tr>
      <w:tr w:rsidR="00882086" w14:paraId="0DEBE0DA"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F131C8" w14:textId="77777777" w:rsidR="00882086" w:rsidRDefault="00000000">
            <w:pPr>
              <w:spacing w:before="20" w:after="20"/>
            </w:pPr>
            <w:r>
              <w:t>Origin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0F7217" w14:textId="77777777" w:rsidR="00882086" w:rsidRDefault="00000000">
            <w:pPr>
              <w:spacing w:before="20" w:after="20"/>
            </w:pPr>
            <w:r>
              <w:t xml:space="preserve">Your </w:t>
            </w:r>
            <w:r>
              <w:rPr>
                <w:i/>
                <w:iCs/>
              </w:rPr>
              <w:t>Origin</w:t>
            </w:r>
            <w:r>
              <w:t xml:space="preserve"> Constellation only (</w:t>
            </w:r>
            <w:r>
              <w:rPr>
                <w:i/>
                <w:iCs/>
              </w:rPr>
              <w:t>Ancestry</w:t>
            </w:r>
            <w:r>
              <w:t xml:space="preserve">, </w:t>
            </w:r>
            <w:r>
              <w:rPr>
                <w:i/>
                <w:iCs/>
              </w:rPr>
              <w:t>Bloodline</w:t>
            </w:r>
            <w:r>
              <w:t xml:space="preserve">, </w:t>
            </w:r>
            <w:r>
              <w:rPr>
                <w:i/>
                <w:iCs/>
              </w:rPr>
              <w:t>Culture</w:t>
            </w:r>
            <w:r>
              <w:t>)</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A98AB2E" w14:textId="77777777" w:rsidR="00882086" w:rsidRDefault="00000000">
            <w:pPr>
              <w:spacing w:before="20" w:after="20"/>
            </w:pPr>
            <w:r>
              <w:t>If obtained after character creation, unless otherwise stated</w:t>
            </w:r>
          </w:p>
        </w:tc>
      </w:tr>
      <w:tr w:rsidR="00882086" w14:paraId="37CCEE0C"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1DB635" w14:textId="77777777" w:rsidR="00882086" w:rsidRDefault="00000000">
            <w:pPr>
              <w:spacing w:before="20" w:after="20"/>
            </w:pPr>
            <w:r>
              <w:t>Calling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E3CCC5" w14:textId="77777777" w:rsidR="00882086" w:rsidRDefault="00000000">
            <w:pPr>
              <w:spacing w:before="20" w:after="20"/>
            </w:pPr>
            <w:r>
              <w:rPr>
                <w:i/>
                <w:iCs/>
              </w:rPr>
              <w:t>Calling</w:t>
            </w:r>
            <w:r>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9338047" w14:textId="77777777" w:rsidR="00882086" w:rsidRDefault="00000000">
            <w:pPr>
              <w:spacing w:before="20" w:after="20"/>
            </w:pPr>
            <w:r>
              <w:t>If obtained after character creation, unless otherwise stated</w:t>
            </w:r>
          </w:p>
        </w:tc>
      </w:tr>
      <w:tr w:rsidR="00882086" w14:paraId="7B4C9134"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D51C6C" w14:textId="77777777" w:rsidR="00882086" w:rsidRDefault="00000000">
            <w:pPr>
              <w:spacing w:before="20" w:after="20"/>
            </w:pPr>
            <w:r>
              <w:t>Defense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B041D0" w14:textId="77777777" w:rsidR="00882086" w:rsidRDefault="00000000">
            <w:pPr>
              <w:spacing w:before="20" w:after="20"/>
            </w:pPr>
            <w:r>
              <w:t xml:space="preserve">The four Defense Constellations only: </w:t>
            </w:r>
            <w:r>
              <w:rPr>
                <w:i/>
                <w:iCs/>
              </w:rPr>
              <w:t>Awareness</w:t>
            </w:r>
            <w:r>
              <w:t xml:space="preserve">, </w:t>
            </w:r>
            <w:r>
              <w:rPr>
                <w:i/>
                <w:iCs/>
              </w:rPr>
              <w:t>Evade</w:t>
            </w:r>
            <w:r>
              <w:t xml:space="preserve">, </w:t>
            </w:r>
            <w:r>
              <w:rPr>
                <w:i/>
                <w:iCs/>
              </w:rPr>
              <w:t>Guard</w:t>
            </w:r>
            <w:r>
              <w:t xml:space="preserve">, or </w:t>
            </w:r>
            <w:r>
              <w:rPr>
                <w:i/>
                <w:iCs/>
              </w:rPr>
              <w:t>Endure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D99598" w14:textId="77777777" w:rsidR="00882086" w:rsidRDefault="00000000">
            <w:pPr>
              <w:spacing w:before="20" w:after="20"/>
            </w:pPr>
            <w:r>
              <w:t>If obtained after character creation, unless otherwise stated</w:t>
            </w:r>
          </w:p>
        </w:tc>
      </w:tr>
      <w:tr w:rsidR="00882086" w14:paraId="585B1524"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6B5F71" w14:textId="77777777" w:rsidR="00882086" w:rsidRDefault="00000000">
            <w:pPr>
              <w:spacing w:before="20" w:after="20"/>
            </w:pPr>
            <w:r>
              <w:t>Skill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394D18" w14:textId="77777777" w:rsidR="00882086" w:rsidRDefault="00000000">
            <w:pPr>
              <w:spacing w:before="20" w:after="20"/>
            </w:pPr>
            <w:r>
              <w:rPr>
                <w:i/>
                <w:iCs/>
              </w:rPr>
              <w:t>Skill</w:t>
            </w:r>
            <w:r>
              <w:t xml:space="preserve"> Constellations only (includes </w:t>
            </w:r>
            <w:r>
              <w:rPr>
                <w:i/>
                <w:iCs/>
              </w:rPr>
              <w:t>Lore</w:t>
            </w:r>
            <w:r>
              <w:t>)</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4F396E" w14:textId="77777777" w:rsidR="00882086" w:rsidRDefault="00000000">
            <w:pPr>
              <w:spacing w:before="20" w:after="20"/>
            </w:pPr>
            <w:r>
              <w:t>If obtained after character creation, unless otherwise stated</w:t>
            </w:r>
          </w:p>
        </w:tc>
      </w:tr>
      <w:tr w:rsidR="00882086" w14:paraId="72210442"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46DA60" w14:textId="77777777" w:rsidR="00882086" w:rsidRDefault="00000000">
            <w:pPr>
              <w:spacing w:before="20" w:after="20"/>
            </w:pPr>
            <w:r>
              <w:t>Lore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34559C" w14:textId="77777777" w:rsidR="00882086" w:rsidRDefault="00000000">
            <w:pPr>
              <w:spacing w:before="20" w:after="20"/>
            </w:pPr>
            <w:r>
              <w:rPr>
                <w:i/>
                <w:iCs/>
              </w:rPr>
              <w:t>Lore</w:t>
            </w:r>
            <w:r>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8C53F79" w14:textId="77777777" w:rsidR="00882086" w:rsidRDefault="00000000">
            <w:pPr>
              <w:spacing w:before="20" w:after="20"/>
            </w:pPr>
            <w:r>
              <w:t>If obtained after character creation, unless otherwise stated</w:t>
            </w:r>
          </w:p>
        </w:tc>
      </w:tr>
      <w:tr w:rsidR="00882086" w14:paraId="35029F65"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AD491D" w14:textId="77777777" w:rsidR="00882086" w:rsidRDefault="00000000">
            <w:pPr>
              <w:spacing w:before="20" w:after="20"/>
            </w:pPr>
            <w:r>
              <w:t>Opening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DAE887" w14:textId="77777777" w:rsidR="00882086" w:rsidRDefault="00000000">
            <w:pPr>
              <w:spacing w:before="20" w:after="20"/>
            </w:pPr>
            <w:r>
              <w:t>Opening a new Constellation only, whatever kind. It buys a Root Talent and nothing else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2175AC8" w14:textId="77777777" w:rsidR="00882086" w:rsidRDefault="00000000">
            <w:pPr>
              <w:spacing w:before="20" w:after="20"/>
            </w:pPr>
            <w:r>
              <w:t>If obtained after character creation, unless otherwise stated</w:t>
            </w:r>
          </w:p>
        </w:tc>
      </w:tr>
      <w:tr w:rsidR="00882086" w14:paraId="6D9F98D9"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A9BF61" w14:textId="77777777" w:rsidR="00882086" w:rsidRDefault="00000000">
            <w:pPr>
              <w:spacing w:before="20" w:after="20"/>
            </w:pPr>
            <w:r>
              <w:t>Comet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1FD656"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F6E82E0" w14:textId="77777777" w:rsidR="00882086" w:rsidRDefault="00000000">
            <w:pPr>
              <w:spacing w:before="20" w:after="20"/>
            </w:pPr>
            <w:r>
              <w:t>No</w:t>
            </w:r>
          </w:p>
        </w:tc>
      </w:tr>
      <w:tr w:rsidR="00882086" w14:paraId="6E1EEB9B"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B7B5FE" w14:textId="77777777" w:rsidR="00882086" w:rsidRDefault="00000000">
            <w:pPr>
              <w:spacing w:before="20" w:after="20"/>
            </w:pPr>
            <w:r>
              <w:t>Milestone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CDA02D"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3869C16" w14:textId="77777777" w:rsidR="00882086" w:rsidRDefault="00000000">
            <w:pPr>
              <w:spacing w:before="20" w:after="20"/>
            </w:pPr>
            <w:r>
              <w:t xml:space="preserve">Yes. However, if there are no Flared Constellations available, it becomes a </w:t>
            </w:r>
            <w:r>
              <w:rPr>
                <w:b/>
                <w:bCs/>
              </w:rPr>
              <w:t xml:space="preserve">Deferred </w:t>
            </w:r>
            <w:r>
              <w:t>Talent Point.</w:t>
            </w:r>
          </w:p>
        </w:tc>
      </w:tr>
      <w:tr w:rsidR="00882086" w14:paraId="4FB88B75"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417D90" w14:textId="77777777" w:rsidR="00882086" w:rsidRDefault="00000000">
            <w:pPr>
              <w:spacing w:before="20" w:after="20"/>
            </w:pPr>
            <w:r>
              <w:t>Deferred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7AD8A6"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D64240" w14:textId="77777777" w:rsidR="00882086" w:rsidRDefault="00000000">
            <w:pPr>
              <w:spacing w:before="20" w:after="20"/>
            </w:pPr>
            <w:r>
              <w:t>Yes; must be spent the instant a Constellation is Flared.</w:t>
            </w:r>
          </w:p>
        </w:tc>
      </w:tr>
    </w:tbl>
    <w:p w14:paraId="75CAEB3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Hero Points</w:t>
      </w:r>
    </w:p>
    <w:p w14:paraId="04AF2D93" w14:textId="77777777" w:rsidR="00882086" w:rsidRDefault="00000000">
      <w:pPr>
        <w:spacing w:after="120"/>
      </w:pPr>
      <w:r>
        <w:rPr>
          <w:b/>
          <w:bCs/>
        </w:rPr>
        <w:t xml:space="preserve">Start each session with 1 Hero Point </w:t>
      </w:r>
      <w:r>
        <w:t xml:space="preserve">(maximum 3; the GM awards more for heroism, clever play, and beautiful failure). Spend a Hero Point to </w:t>
      </w:r>
      <w:r>
        <w:rPr>
          <w:b/>
          <w:bCs/>
        </w:rPr>
        <w:t>reroll a check</w:t>
      </w:r>
      <w:r>
        <w:t>, taking the new result. You may also spend all your Hero Points (minimum 1) to avoid death.</w:t>
      </w:r>
    </w:p>
    <w:p w14:paraId="4F740CAF" w14:textId="77777777" w:rsidR="00882086" w:rsidRDefault="00000000">
      <w:pPr>
        <w:pStyle w:val="Heading2"/>
        <w:keepNext/>
        <w:spacing w:before="240" w:after="120"/>
        <w:rPr>
          <w:rFonts w:eastAsia="Georgia"/>
          <w:b/>
          <w:bCs/>
          <w:color w:val="E2703A"/>
          <w:sz w:val="28"/>
          <w:szCs w:val="28"/>
        </w:rPr>
      </w:pPr>
      <w:bookmarkStart w:id="8" w:name="_Toc241476579"/>
      <w:r>
        <w:rPr>
          <w:rFonts w:eastAsia="Georgia"/>
          <w:b/>
          <w:bCs/>
          <w:color w:val="E2703A"/>
          <w:sz w:val="28"/>
          <w:szCs w:val="28"/>
        </w:rPr>
        <w:t>Game Conventions</w:t>
      </w:r>
      <w:bookmarkEnd w:id="8"/>
    </w:p>
    <w:p w14:paraId="32177CD4"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Pronoun Conventions</w:t>
      </w:r>
    </w:p>
    <w:p w14:paraId="4A1C9008" w14:textId="77777777" w:rsidR="00882086" w:rsidRDefault="00000000">
      <w:r>
        <w:t>In this book, references to “you”, “your character”, “the player”, “player characters” and similar terms are used interchangeably, where they make grammatical sense. For example, “you” and “your” are both used often in Talent descriptions for brevity’s sake.</w:t>
      </w:r>
    </w:p>
    <w:p w14:paraId="44CE538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Role-Playing Conventions</w:t>
      </w:r>
    </w:p>
    <w:p w14:paraId="3A674CF7" w14:textId="77777777" w:rsidR="00882086" w:rsidRDefault="00000000">
      <w:r>
        <w:rPr>
          <w:b/>
          <w:bCs/>
        </w:rPr>
        <w:t xml:space="preserve">The Player’s knowledge is not the Character’s knowledge; </w:t>
      </w:r>
      <w:r>
        <w:t>the player may know that their character’s Awareness roll was low, but the character should be role-played without that meta-gaming knowledge.</w:t>
      </w:r>
    </w:p>
    <w:p w14:paraId="2800814A"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Roll Playing Conventions</w:t>
      </w:r>
    </w:p>
    <w:p w14:paraId="366CBA64" w14:textId="77777777" w:rsidR="00882086" w:rsidRDefault="00000000">
      <w:r>
        <w:rPr>
          <w:b/>
          <w:bCs/>
        </w:rPr>
        <w:t>The Player rolls to determine Success.</w:t>
      </w:r>
      <w:r>
        <w:t xml:space="preserve"> Instead of the GM rolling dice secretly behind a screen, the player always rolls the dice to determine if something succeeded or failed. This means that monsters typically have Thresholds for most of their stats, for example, Initiative Threshold, Claws Strike Threshold, Guard Threshold, Evade Threshold, etc. A Threshold is always ten plus the modifier of the check it stands in for: 10 + Attribute Bonus + Proficiency Bonus, and any bonuses and penalties that apply. A character whose Guard is +7 therefore has a Guard Threshold of 17, and an adversary's Thresholds are built the same way.</w:t>
      </w:r>
    </w:p>
    <w:p w14:paraId="0437654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Rules-Adjudication Conventions</w:t>
      </w:r>
    </w:p>
    <w:p w14:paraId="5C33F056" w14:textId="77777777" w:rsidR="00882086" w:rsidRDefault="00000000">
      <w:r>
        <w:t xml:space="preserve">In all cases, </w:t>
      </w:r>
      <w:r>
        <w:rPr>
          <w:b/>
          <w:bCs/>
        </w:rPr>
        <w:t>the GM has the final decision</w:t>
      </w:r>
      <w:r>
        <w:t xml:space="preserve"> on the results of rolls and on the interpretation of rules (at least during the game session). </w:t>
      </w:r>
      <w:r>
        <w:rPr>
          <w:b/>
          <w:bCs/>
        </w:rPr>
        <w:t>Specific rules override general rules</w:t>
      </w:r>
      <w:r>
        <w:t xml:space="preserve">; for example, the general rule is that you cannot Step into Difficult Terrain, but the </w:t>
      </w:r>
      <w:r>
        <w:rPr>
          <w:i/>
          <w:iCs/>
          <w:highlight w:val="green"/>
        </w:rPr>
        <w:t>Skirmisher's Step</w:t>
      </w:r>
      <w:r>
        <w:t xml:space="preserve"> Talent lets you.</w:t>
      </w:r>
    </w:p>
    <w:p w14:paraId="4F97F3E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Math Conventions</w:t>
      </w:r>
    </w:p>
    <w:p w14:paraId="1374A489" w14:textId="77777777" w:rsidR="00882086" w:rsidRDefault="00000000">
      <w:r>
        <w:t xml:space="preserve">Fractional numbers must </w:t>
      </w:r>
      <w:r>
        <w:rPr>
          <w:b/>
          <w:bCs/>
        </w:rPr>
        <w:t>always be rounded down</w:t>
      </w:r>
      <w:r>
        <w:t xml:space="preserve"> to the nearest whole number. </w:t>
      </w:r>
      <w:r>
        <w:rPr>
          <w:b/>
          <w:bCs/>
        </w:rPr>
        <w:t xml:space="preserve">Multipliers and divisors combine by addition, not by multiplication. </w:t>
      </w:r>
      <w:r>
        <w:t xml:space="preserve">Rather than applying each one in turn, count how far past 1 each takes you, add those together, and apply the result once. </w:t>
      </w:r>
      <w:r>
        <w:rPr>
          <w:b/>
          <w:bCs/>
        </w:rPr>
        <w:t>Bonuses and penalties of the same type do not stack.</w:t>
      </w:r>
    </w:p>
    <w:p w14:paraId="7CD8D769" w14:textId="77777777" w:rsidR="00882086" w:rsidRDefault="00000000">
      <w:pPr>
        <w:pStyle w:val="Heading2"/>
        <w:keepNext/>
        <w:spacing w:before="240" w:after="120"/>
        <w:rPr>
          <w:rFonts w:eastAsia="Georgia"/>
          <w:b/>
          <w:bCs/>
          <w:color w:val="E2703A"/>
          <w:sz w:val="28"/>
          <w:szCs w:val="28"/>
        </w:rPr>
      </w:pPr>
      <w:bookmarkStart w:id="9" w:name="_Toc241476580"/>
      <w:r>
        <w:rPr>
          <w:rFonts w:eastAsia="Georgia"/>
          <w:b/>
          <w:bCs/>
          <w:color w:val="E2703A"/>
          <w:sz w:val="28"/>
          <w:szCs w:val="28"/>
        </w:rPr>
        <w:t>Checks &amp; Thresholds</w:t>
      </w:r>
      <w:bookmarkEnd w:id="9"/>
    </w:p>
    <w:p w14:paraId="25CCC777" w14:textId="77777777" w:rsidR="00882086" w:rsidRDefault="00000000">
      <w:r>
        <w:t xml:space="preserve">Any time your character attempts to do something where there is a consequence for failure, they roll a </w:t>
      </w:r>
      <w:r>
        <w:rPr>
          <w:b/>
          <w:bCs/>
        </w:rPr>
        <w:t>check</w:t>
      </w:r>
      <w:r>
        <w:t>. A check is a d20 roll, which is then modified by a number of variables.</w:t>
      </w:r>
    </w:p>
    <w:p w14:paraId="3C0CDE7F" w14:textId="77777777" w:rsidR="00882086" w:rsidRDefault="00882086"/>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8D9F73D"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4C085CD" w14:textId="77777777" w:rsidR="00882086" w:rsidRDefault="00000000">
            <w:pPr>
              <w:spacing w:after="20"/>
              <w:jc w:val="center"/>
            </w:pPr>
            <w:r>
              <w:rPr>
                <w:rFonts w:eastAsia="Georgia"/>
                <w:color w:val="0E5F6B"/>
                <w:sz w:val="26"/>
                <w:szCs w:val="26"/>
              </w:rPr>
              <w:t>d20 + Attribute Bonus</w:t>
            </w:r>
            <w:r>
              <w:rPr>
                <w:rFonts w:eastAsia="Georgia"/>
                <w:b/>
                <w:bCs/>
                <w:color w:val="0E5F6B"/>
                <w:sz w:val="26"/>
                <w:szCs w:val="26"/>
              </w:rPr>
              <w:t xml:space="preserve"> + Proficiency Bonus + Bonuses &amp; Penalties</w:t>
            </w:r>
          </w:p>
        </w:tc>
      </w:tr>
    </w:tbl>
    <w:p w14:paraId="5CEEE355" w14:textId="77777777" w:rsidR="00882086" w:rsidRDefault="00882086">
      <w:pPr>
        <w:spacing w:after="120"/>
        <w:rPr>
          <w:b/>
          <w:bCs/>
        </w:rPr>
      </w:pPr>
    </w:p>
    <w:p w14:paraId="53941D9A" w14:textId="77777777" w:rsidR="00882086" w:rsidRDefault="00000000">
      <w:pPr>
        <w:spacing w:after="120"/>
      </w:pPr>
      <w:r>
        <w:rPr>
          <w:b/>
          <w:bCs/>
        </w:rPr>
        <w:t>One formula for everything.</w:t>
      </w:r>
      <w:r>
        <w:t xml:space="preserve"> A tenth-level character is not better at everything because a number went up; they are better at the things they have actually done. Your </w:t>
      </w:r>
      <w:r>
        <w:rPr>
          <w:b/>
          <w:bCs/>
        </w:rPr>
        <w:t>Attribute Bonus</w:t>
      </w:r>
      <w:r>
        <w:t xml:space="preserve"> is raw talent. Your </w:t>
      </w:r>
      <w:r>
        <w:rPr>
          <w:b/>
          <w:bCs/>
        </w:rPr>
        <w:t>Proficiency Bonus</w:t>
      </w:r>
      <w:r>
        <w:t xml:space="preserve"> is what training adds on top: the bonus from your </w:t>
      </w:r>
      <w:r>
        <w:rPr>
          <w:b/>
          <w:bCs/>
        </w:rPr>
        <w:t>Proficiency Rank</w:t>
      </w:r>
      <w:r>
        <w:t xml:space="preserve"> in whichever Constellation the task belongs to, and simply +0 if you have no rank there at all. Level opens the door to higher ranks and pays out Talent Points; it never touches the die. Situation, Condition, and Gear bonuses and penalties apply last.</w:t>
      </w:r>
    </w:p>
    <w:p w14:paraId="74408218" w14:textId="77777777" w:rsidR="00882086" w:rsidRDefault="00000000">
      <w:pPr>
        <w:spacing w:after="120"/>
      </w:pPr>
      <w:r>
        <w:rPr>
          <w:b/>
          <w:bCs/>
        </w:rPr>
        <w:t>Which Constellation?</w:t>
      </w:r>
      <w:r>
        <w:t xml:space="preserve"> Usually it is obvious. When it is not, the player proposes the one that best fits what they are actually doing, and the GM has the final say.</w:t>
      </w:r>
    </w:p>
    <w:p w14:paraId="69CBDB29" w14:textId="77777777" w:rsidR="00882086" w:rsidRDefault="00000000">
      <w:pPr>
        <w:spacing w:after="120"/>
      </w:pPr>
      <w:r>
        <w:lastRenderedPageBreak/>
        <w:t>Bonuses and Penalties rely on the type to determine how they interact with one another. Bonuses of the same type do not stack; use the highest only. Likewise, penalties of the same type do not stack; use the highest only. If there is both a bonus and penalty of the same type, add them together to determine the final number to apply. There are three types. A Situation bonus or penalty comes from where you stand and what is happening around you: cover, high ground, an ally’s help, a foe Off-Guard. A Condition bonus or penalty comes from something on you: Frightened, or a stance you have taken. A Gear bonus or penalty comes from what you hold or wear: a raised shield. Here are a couple of examples:</w:t>
      </w:r>
    </w:p>
    <w:p w14:paraId="4CA3AB41" w14:textId="77777777" w:rsidR="00882086" w:rsidRDefault="00000000">
      <w:pPr>
        <w:pStyle w:val="ListParagraph"/>
        <w:numPr>
          <w:ilvl w:val="0"/>
          <w:numId w:val="2"/>
        </w:numPr>
        <w:spacing w:after="120"/>
      </w:pPr>
      <w:r>
        <w:t>+1 Situation bonus, -2 Situation penalty = -1 Situation penalty (add them together since they are of the same type)</w:t>
      </w:r>
    </w:p>
    <w:p w14:paraId="3DEDC404" w14:textId="77777777" w:rsidR="00882086" w:rsidRDefault="00000000">
      <w:pPr>
        <w:pStyle w:val="ListParagraph"/>
        <w:numPr>
          <w:ilvl w:val="0"/>
          <w:numId w:val="2"/>
        </w:numPr>
        <w:spacing w:after="120"/>
      </w:pPr>
      <w:r>
        <w:t>+1 Gear bonus, +1 Condition bonus = +1 Gear bonus &amp; +1 Condition bonus (keep them separate since they are of different types)</w:t>
      </w:r>
    </w:p>
    <w:p w14:paraId="65859A67" w14:textId="77777777" w:rsidR="00882086" w:rsidRDefault="00000000">
      <w:pPr>
        <w:pStyle w:val="ListParagraph"/>
        <w:numPr>
          <w:ilvl w:val="0"/>
          <w:numId w:val="2"/>
        </w:numPr>
        <w:spacing w:after="120"/>
      </w:pPr>
      <w:r>
        <w:t>-3 Condition penalty, -1 Condition penalty = -3 Condition penalty (only take the highest penalty)</w:t>
      </w:r>
    </w:p>
    <w:p w14:paraId="51815029" w14:textId="77777777" w:rsidR="00882086" w:rsidRDefault="00000000">
      <w:pPr>
        <w:spacing w:after="120"/>
      </w:pPr>
      <w:r>
        <w:rPr>
          <w:b/>
          <w:bCs/>
        </w:rPr>
        <w:t>The player rolls to determine success. Always.</w:t>
      </w:r>
      <w:r>
        <w:t xml:space="preserve"> The GM sets Thresholds; the players roll dice. Whether you are swinging an axe or answering one, whether the danger is a bandit or a burning rafter, the die is in your hand.</w:t>
      </w:r>
    </w:p>
    <w:p w14:paraId="68ED2090" w14:textId="77777777" w:rsidR="00882086" w:rsidRDefault="00000000">
      <w:pPr>
        <w:pStyle w:val="ListParagraph"/>
        <w:numPr>
          <w:ilvl w:val="0"/>
          <w:numId w:val="2"/>
        </w:numPr>
        <w:spacing w:after="120"/>
      </w:pPr>
      <w:r>
        <w:rPr>
          <w:b/>
          <w:bCs/>
        </w:rPr>
        <w:t>You act.</w:t>
      </w:r>
      <w:r>
        <w:t xml:space="preserve"> You climb, lie, pick a lock, swing an axe. Roll the relevant check against the threshold the GM gives you.</w:t>
      </w:r>
    </w:p>
    <w:p w14:paraId="6C073530" w14:textId="77777777" w:rsidR="00882086" w:rsidRDefault="00000000">
      <w:pPr>
        <w:pStyle w:val="ListParagraph"/>
        <w:numPr>
          <w:ilvl w:val="0"/>
          <w:numId w:val="2"/>
        </w:numPr>
        <w:spacing w:after="120"/>
      </w:pPr>
      <w:r>
        <w:rPr>
          <w:b/>
          <w:bCs/>
        </w:rPr>
        <w:t>Something comes at you.</w:t>
      </w:r>
      <w:r>
        <w:t xml:space="preserve"> A blade, a spell, a collapsing floor, a slow poison. Roll the </w:t>
      </w:r>
      <w:r>
        <w:rPr>
          <w:b/>
          <w:bCs/>
        </w:rPr>
        <w:t>Defense</w:t>
      </w:r>
      <w:r>
        <w:t xml:space="preserve"> you are answering it with, against that threat's threshold.</w:t>
      </w:r>
    </w:p>
    <w:p w14:paraId="6B905C75" w14:textId="77777777" w:rsidR="00882086" w:rsidRDefault="00000000">
      <w:pPr>
        <w:pStyle w:val="ListParagraph"/>
        <w:numPr>
          <w:ilvl w:val="0"/>
          <w:numId w:val="2"/>
        </w:numPr>
        <w:spacing w:after="120"/>
      </w:pPr>
      <w:r>
        <w:t>If two players are opposed (e.g., hiding from another player), the acting player rolls.</w:t>
      </w:r>
    </w:p>
    <w:p w14:paraId="1C37F59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Degrees of Success</w:t>
      </w:r>
    </w:p>
    <w:p w14:paraId="29D613F3" w14:textId="77777777" w:rsidR="00882086" w:rsidRDefault="00000000">
      <w:pPr>
        <w:rPr>
          <w:b/>
          <w:bCs/>
        </w:rPr>
      </w:pPr>
      <w:r>
        <w:rPr>
          <w:b/>
          <w:bCs/>
        </w:rPr>
        <w:t>The higher you roll, the better it goes for you.</w:t>
      </w:r>
    </w:p>
    <w:p w14:paraId="14C8268C" w14:textId="77777777" w:rsidR="00882086" w:rsidRDefault="00882086">
      <w:pPr>
        <w:rPr>
          <w:b/>
          <w:bCs/>
        </w:rPr>
      </w:pPr>
    </w:p>
    <w:p w14:paraId="5D7B9775" w14:textId="77777777" w:rsidR="00882086" w:rsidRDefault="00000000">
      <w:r>
        <w:t>The results from checks can range from miraculous to disastrous. If a check misses by a large margin or succeeds by a large margin, special results may occur. See the table below for more details:</w:t>
      </w:r>
    </w:p>
    <w:p w14:paraId="696E5219" w14:textId="77777777" w:rsidR="00882086" w:rsidRDefault="00882086"/>
    <w:tbl>
      <w:tblPr>
        <w:tblW w:w="9175" w:type="dxa"/>
        <w:tblLayout w:type="fixed"/>
        <w:tblCellMar>
          <w:top w:w="40" w:type="dxa"/>
          <w:left w:w="80" w:type="dxa"/>
          <w:bottom w:w="40" w:type="dxa"/>
          <w:right w:w="80" w:type="dxa"/>
        </w:tblCellMar>
        <w:tblLook w:val="04A0" w:firstRow="1" w:lastRow="0" w:firstColumn="1" w:lastColumn="0" w:noHBand="0" w:noVBand="1"/>
      </w:tblPr>
      <w:tblGrid>
        <w:gridCol w:w="2424"/>
        <w:gridCol w:w="3148"/>
        <w:gridCol w:w="3603"/>
      </w:tblGrid>
      <w:tr w:rsidR="00882086" w14:paraId="510BD4C1" w14:textId="77777777">
        <w:trPr>
          <w:cantSplit/>
          <w:tblHeader/>
        </w:trPr>
        <w:tc>
          <w:tcPr>
            <w:tcW w:w="242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5066D1" w14:textId="77777777" w:rsidR="00882086" w:rsidRDefault="00000000">
            <w:pPr>
              <w:spacing w:before="20" w:after="20"/>
            </w:pPr>
            <w:r>
              <w:rPr>
                <w:b/>
                <w:bCs/>
                <w:color w:val="FFFFFF"/>
                <w:sz w:val="19"/>
                <w:szCs w:val="19"/>
              </w:rPr>
              <w:t>Result</w:t>
            </w:r>
          </w:p>
        </w:tc>
        <w:tc>
          <w:tcPr>
            <w:tcW w:w="314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F8542AE" w14:textId="77777777" w:rsidR="00882086" w:rsidRDefault="00000000">
            <w:pPr>
              <w:spacing w:before="20" w:after="20"/>
            </w:pPr>
            <w:r>
              <w:rPr>
                <w:b/>
                <w:bCs/>
                <w:color w:val="FFFFFF"/>
                <w:sz w:val="19"/>
                <w:szCs w:val="19"/>
              </w:rPr>
              <w:t>Meaning for most Checks</w:t>
            </w:r>
          </w:p>
        </w:tc>
        <w:tc>
          <w:tcPr>
            <w:tcW w:w="360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65BF67C" w14:textId="77777777" w:rsidR="00882086" w:rsidRDefault="00000000">
            <w:pPr>
              <w:spacing w:before="20" w:after="20"/>
              <w:rPr>
                <w:b/>
                <w:bCs/>
                <w:color w:val="FFFFFF"/>
                <w:sz w:val="19"/>
                <w:szCs w:val="19"/>
              </w:rPr>
            </w:pPr>
            <w:r>
              <w:rPr>
                <w:b/>
                <w:bCs/>
                <w:color w:val="FFFFFF"/>
                <w:sz w:val="19"/>
                <w:szCs w:val="19"/>
              </w:rPr>
              <w:t>Meaning for Attacks</w:t>
            </w:r>
          </w:p>
        </w:tc>
      </w:tr>
      <w:tr w:rsidR="00882086" w14:paraId="183E3EC5"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EDC48F" w14:textId="77777777" w:rsidR="00882086" w:rsidRDefault="00000000">
            <w:pPr>
              <w:spacing w:before="20" w:after="20"/>
              <w:rPr>
                <w:b/>
                <w:bCs/>
              </w:rPr>
            </w:pPr>
            <w:r>
              <w:rPr>
                <w:b/>
                <w:bCs/>
                <w:sz w:val="19"/>
                <w:szCs w:val="19"/>
              </w:rPr>
              <w:t>Beat the Threshold by 10+</w:t>
            </w:r>
          </w:p>
        </w:tc>
        <w:tc>
          <w:tcPr>
            <w:tcW w:w="314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9A70A0" w14:textId="77777777" w:rsidR="00882086" w:rsidRDefault="00000000">
            <w:pPr>
              <w:spacing w:before="20" w:after="20"/>
            </w:pPr>
            <w:r>
              <w:rPr>
                <w:sz w:val="19"/>
                <w:szCs w:val="19"/>
              </w:rPr>
              <w:t>Critical success, and a possible Flare</w:t>
            </w:r>
          </w:p>
        </w:tc>
        <w:tc>
          <w:tcPr>
            <w:tcW w:w="360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0DF7954" w14:textId="77777777" w:rsidR="00882086" w:rsidRDefault="00000000">
            <w:pPr>
              <w:spacing w:before="20" w:after="20"/>
              <w:rPr>
                <w:sz w:val="19"/>
                <w:szCs w:val="19"/>
              </w:rPr>
            </w:pPr>
            <w:r>
              <w:rPr>
                <w:b/>
                <w:bCs/>
                <w:sz w:val="19"/>
                <w:szCs w:val="19"/>
              </w:rPr>
              <w:t>Critical Hit:</w:t>
            </w:r>
            <w:r>
              <w:rPr>
                <w:sz w:val="19"/>
                <w:szCs w:val="19"/>
              </w:rPr>
              <w:t xml:space="preserve"> Extra damage, plus critical effects</w:t>
            </w:r>
          </w:p>
        </w:tc>
      </w:tr>
      <w:tr w:rsidR="00882086" w14:paraId="3093E64A"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FAC856" w14:textId="77777777" w:rsidR="00882086" w:rsidRDefault="00000000">
            <w:pPr>
              <w:spacing w:before="20" w:after="20"/>
              <w:rPr>
                <w:b/>
                <w:bCs/>
              </w:rPr>
            </w:pPr>
            <w:r>
              <w:rPr>
                <w:b/>
                <w:bCs/>
                <w:sz w:val="19"/>
                <w:szCs w:val="19"/>
              </w:rPr>
              <w:t>Meet or beat the Threshold</w:t>
            </w:r>
          </w:p>
        </w:tc>
        <w:tc>
          <w:tcPr>
            <w:tcW w:w="314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E45621" w14:textId="77777777" w:rsidR="00882086" w:rsidRDefault="00000000">
            <w:pPr>
              <w:spacing w:before="20" w:after="20"/>
            </w:pPr>
            <w:r>
              <w:rPr>
                <w:sz w:val="19"/>
                <w:szCs w:val="19"/>
              </w:rPr>
              <w:t>Success</w:t>
            </w:r>
          </w:p>
        </w:tc>
        <w:tc>
          <w:tcPr>
            <w:tcW w:w="360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BC9321A" w14:textId="77777777" w:rsidR="00882086" w:rsidRDefault="00000000">
            <w:pPr>
              <w:spacing w:before="20" w:after="20"/>
              <w:rPr>
                <w:sz w:val="19"/>
                <w:szCs w:val="19"/>
              </w:rPr>
            </w:pPr>
            <w:r>
              <w:rPr>
                <w:b/>
                <w:bCs/>
                <w:sz w:val="19"/>
                <w:szCs w:val="19"/>
              </w:rPr>
              <w:t>Hit:</w:t>
            </w:r>
            <w:r>
              <w:rPr>
                <w:sz w:val="19"/>
                <w:szCs w:val="19"/>
              </w:rPr>
              <w:t xml:space="preserve"> Normal damage</w:t>
            </w:r>
          </w:p>
        </w:tc>
      </w:tr>
      <w:tr w:rsidR="00882086" w14:paraId="68707B89"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F66C5E" w14:textId="77777777" w:rsidR="00882086" w:rsidRDefault="00000000">
            <w:pPr>
              <w:spacing w:before="20" w:after="20"/>
              <w:rPr>
                <w:b/>
                <w:bCs/>
              </w:rPr>
            </w:pPr>
            <w:r>
              <w:rPr>
                <w:b/>
                <w:bCs/>
                <w:sz w:val="19"/>
                <w:szCs w:val="19"/>
              </w:rPr>
              <w:t>Miss the Threshold</w:t>
            </w:r>
          </w:p>
        </w:tc>
        <w:tc>
          <w:tcPr>
            <w:tcW w:w="314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A81090" w14:textId="77777777" w:rsidR="00882086" w:rsidRDefault="00000000">
            <w:pPr>
              <w:spacing w:before="20" w:after="20"/>
            </w:pPr>
            <w:r>
              <w:rPr>
                <w:sz w:val="19"/>
                <w:szCs w:val="19"/>
              </w:rPr>
              <w:t>Failure</w:t>
            </w:r>
          </w:p>
        </w:tc>
        <w:tc>
          <w:tcPr>
            <w:tcW w:w="360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9049EB" w14:textId="77777777" w:rsidR="00882086" w:rsidRDefault="00000000">
            <w:pPr>
              <w:spacing w:before="20" w:after="20"/>
              <w:rPr>
                <w:sz w:val="19"/>
                <w:szCs w:val="19"/>
              </w:rPr>
            </w:pPr>
            <w:r>
              <w:rPr>
                <w:sz w:val="19"/>
                <w:szCs w:val="19"/>
              </w:rPr>
              <w:t>Graze: Stopped, but it skates. One die, or one round</w:t>
            </w:r>
          </w:p>
        </w:tc>
      </w:tr>
      <w:tr w:rsidR="00882086" w14:paraId="6AC32B6B"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401554" w14:textId="77777777" w:rsidR="00882086" w:rsidRDefault="00000000">
            <w:pPr>
              <w:spacing w:before="20" w:after="20"/>
              <w:rPr>
                <w:b/>
                <w:bCs/>
              </w:rPr>
            </w:pPr>
            <w:r>
              <w:rPr>
                <w:b/>
                <w:bCs/>
                <w:sz w:val="19"/>
                <w:szCs w:val="19"/>
              </w:rPr>
              <w:t>Miss by 10+</w:t>
            </w:r>
          </w:p>
        </w:tc>
        <w:tc>
          <w:tcPr>
            <w:tcW w:w="314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B7F1A32" w14:textId="77777777" w:rsidR="00882086" w:rsidRDefault="00000000">
            <w:pPr>
              <w:spacing w:before="20" w:after="20"/>
            </w:pPr>
            <w:r>
              <w:rPr>
                <w:sz w:val="19"/>
                <w:szCs w:val="19"/>
              </w:rPr>
              <w:t>Critical failure, and a possible Flare</w:t>
            </w:r>
          </w:p>
        </w:tc>
        <w:tc>
          <w:tcPr>
            <w:tcW w:w="360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1CD279" w14:textId="77777777" w:rsidR="00882086" w:rsidRDefault="00000000">
            <w:pPr>
              <w:spacing w:before="20" w:after="20"/>
              <w:rPr>
                <w:sz w:val="19"/>
                <w:szCs w:val="19"/>
              </w:rPr>
            </w:pPr>
            <w:r>
              <w:rPr>
                <w:b/>
                <w:bCs/>
                <w:sz w:val="19"/>
                <w:szCs w:val="19"/>
              </w:rPr>
              <w:t>Miss:</w:t>
            </w:r>
            <w:r>
              <w:rPr>
                <w:sz w:val="19"/>
                <w:szCs w:val="19"/>
              </w:rPr>
              <w:t xml:space="preserve"> Stopped. Nothing lands</w:t>
            </w:r>
          </w:p>
        </w:tc>
      </w:tr>
      <w:tr w:rsidR="00882086" w14:paraId="08BAB137"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65A24D" w14:textId="77777777" w:rsidR="00882086" w:rsidRDefault="00000000">
            <w:pPr>
              <w:spacing w:before="20" w:after="20"/>
              <w:rPr>
                <w:b/>
                <w:bCs/>
              </w:rPr>
            </w:pPr>
            <w:r>
              <w:rPr>
                <w:b/>
                <w:bCs/>
                <w:sz w:val="19"/>
                <w:szCs w:val="19"/>
              </w:rPr>
              <w:t>Natural 20 / 1</w:t>
            </w:r>
          </w:p>
        </w:tc>
        <w:tc>
          <w:tcPr>
            <w:tcW w:w="6751"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42105C88" w14:textId="77777777" w:rsidR="00882086" w:rsidRDefault="00000000">
            <w:pPr>
              <w:spacing w:before="20" w:after="20"/>
              <w:jc w:val="center"/>
              <w:rPr>
                <w:sz w:val="19"/>
                <w:szCs w:val="19"/>
              </w:rPr>
            </w:pPr>
            <w:r>
              <w:rPr>
                <w:sz w:val="19"/>
                <w:szCs w:val="19"/>
              </w:rPr>
              <w:t>Step the result one degree up / down</w:t>
            </w:r>
          </w:p>
        </w:tc>
      </w:tr>
    </w:tbl>
    <w:p w14:paraId="7D2D3C5B" w14:textId="77777777" w:rsidR="00882086" w:rsidRDefault="00000000">
      <w:pPr>
        <w:pStyle w:val="Heading2"/>
        <w:keepNext/>
        <w:spacing w:before="240" w:after="120"/>
      </w:pPr>
      <w:bookmarkStart w:id="10" w:name="_Toc241476581"/>
      <w:r>
        <w:rPr>
          <w:rFonts w:eastAsia="Georgia"/>
          <w:color w:val="E2703A"/>
          <w:sz w:val="28"/>
          <w:szCs w:val="28"/>
        </w:rPr>
        <w:t>The Exchange</w:t>
      </w:r>
      <w:bookmarkEnd w:id="10"/>
    </w:p>
    <w:p w14:paraId="4B7163CC" w14:textId="77777777" w:rsidR="00882086" w:rsidRDefault="00000000">
      <w:pPr>
        <w:spacing w:after="120"/>
      </w:pPr>
      <w:r>
        <w:t xml:space="preserve">Every attack in Starwrought is an exchange: a sword, a fireball, a poisoned cup, or a lie told to a guard. A fencing master would tell you the first question is not whether it landed but who came out of it holding the advantage. One roll answers three things at once: whether harm landed, how much, and who is out of position. The exchange runs in the same order every time. The </w:t>
      </w:r>
      <w:r>
        <w:rPr>
          <w:b/>
          <w:bCs/>
        </w:rPr>
        <w:t>Attack</w:t>
      </w:r>
      <w:r>
        <w:t xml:space="preserve"> is declared, the </w:t>
      </w:r>
      <w:r>
        <w:rPr>
          <w:b/>
          <w:bCs/>
        </w:rPr>
        <w:t>Defense</w:t>
      </w:r>
      <w:r>
        <w:t xml:space="preserve"> answers it, the die decides the </w:t>
      </w:r>
      <w:r>
        <w:rPr>
          <w:b/>
          <w:bCs/>
        </w:rPr>
        <w:t>Result</w:t>
      </w:r>
      <w:r>
        <w:t xml:space="preserve">, the </w:t>
      </w:r>
      <w:r>
        <w:rPr>
          <w:b/>
          <w:bCs/>
        </w:rPr>
        <w:t>Damage</w:t>
      </w:r>
      <w:r>
        <w:t xml:space="preserve"> and effects land, and the </w:t>
      </w:r>
      <w:r>
        <w:rPr>
          <w:b/>
          <w:bCs/>
        </w:rPr>
        <w:t>Position</w:t>
      </w:r>
      <w:r>
        <w:t xml:space="preserve"> of everyone involved is settled. The sections below follow that order.</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0"/>
      </w:tblGrid>
      <w:tr w:rsidR="00882086" w14:paraId="682D081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580E62F2" w14:textId="77777777" w:rsidR="00882086" w:rsidRDefault="00000000">
            <w:pPr>
              <w:spacing w:after="20"/>
            </w:pPr>
            <w:r>
              <w:rPr>
                <w:b/>
                <w:bCs/>
                <w:sz w:val="20"/>
                <w:szCs w:val="20"/>
              </w:rPr>
              <w:lastRenderedPageBreak/>
              <w:t>Resolving an Exchange</w:t>
            </w:r>
          </w:p>
          <w:p w14:paraId="3AF6D5F3" w14:textId="77777777" w:rsidR="00882086" w:rsidRDefault="00000000">
            <w:pPr>
              <w:spacing w:after="20"/>
            </w:pPr>
            <w:r>
              <w:rPr>
                <w:b/>
                <w:bCs/>
                <w:sz w:val="20"/>
                <w:szCs w:val="20"/>
              </w:rPr>
              <w:t>1. Declare the Attack.</w:t>
            </w:r>
            <w:r>
              <w:rPr>
                <w:sz w:val="20"/>
                <w:szCs w:val="20"/>
              </w:rPr>
              <w:t xml:space="preserve"> The attacker names the Maneuver, its target (which must be within the Attack’s Reach or Range and legal to target), the weapon, spell, or effect involved, and how many actions are behind it, and checks any Requirements.</w:t>
            </w:r>
          </w:p>
          <w:p w14:paraId="2A7AA4AB" w14:textId="77777777" w:rsidR="00882086" w:rsidRDefault="00000000">
            <w:pPr>
              <w:spacing w:after="20"/>
            </w:pPr>
            <w:r>
              <w:rPr>
                <w:b/>
                <w:bCs/>
                <w:sz w:val="20"/>
                <w:szCs w:val="20"/>
              </w:rPr>
              <w:t>2. Answer.</w:t>
            </w:r>
            <w:r>
              <w:rPr>
                <w:sz w:val="20"/>
                <w:szCs w:val="20"/>
              </w:rPr>
              <w:t xml:space="preserve"> Every threat is either a Blow, a Blast, a Blight, or a Beguilement. The defender chooses one of the two Defenses that answer it (unless the GM or a rule names one or makes one unavailable), and decides whether to spend an action on a Reaction, take a Posture, or do neither. Anything else that must be declared before the outcome is known is declared now.</w:t>
            </w:r>
          </w:p>
          <w:p w14:paraId="3E0C0259" w14:textId="77777777" w:rsidR="00882086" w:rsidRDefault="00000000">
            <w:pPr>
              <w:spacing w:after="20"/>
            </w:pPr>
            <w:r>
              <w:rPr>
                <w:b/>
                <w:bCs/>
                <w:sz w:val="20"/>
                <w:szCs w:val="20"/>
              </w:rPr>
              <w:t>3. Roll.</w:t>
            </w:r>
            <w:r>
              <w:rPr>
                <w:sz w:val="20"/>
                <w:szCs w:val="20"/>
              </w:rPr>
              <w:t xml:space="preserve"> The player rolls: their Attack against the chosen Defense Threshold, or their chosen Defense against the creature’s Attack Threshold, with all bonuses and penalties. How far the roll beat or missed the Threshold gives the Result: Critical Hit, Hit, Graze, or Miss (see 3. The Result).</w:t>
            </w:r>
          </w:p>
          <w:p w14:paraId="6DC2DC15" w14:textId="77777777" w:rsidR="00882086" w:rsidRDefault="00000000">
            <w:pPr>
              <w:spacing w:after="20"/>
            </w:pPr>
            <w:r>
              <w:rPr>
                <w:b/>
                <w:bCs/>
                <w:sz w:val="20"/>
                <w:szCs w:val="20"/>
              </w:rPr>
              <w:t>4. Apply the Harm.</w:t>
            </w:r>
            <w:r>
              <w:rPr>
                <w:sz w:val="20"/>
                <w:szCs w:val="20"/>
              </w:rPr>
              <w:t xml:space="preserve"> Roll the damage or effect the Result calls for and apply it where the Result puts it, in the order given under 4. Damage and Effects, along with any conditions, Wounds, Persistent Damage, or forced movement the Attack created.</w:t>
            </w:r>
          </w:p>
          <w:p w14:paraId="678203F8" w14:textId="77777777" w:rsidR="00882086" w:rsidRDefault="00000000">
            <w:pPr>
              <w:spacing w:after="20"/>
            </w:pPr>
            <w:r>
              <w:rPr>
                <w:b/>
                <w:bCs/>
                <w:sz w:val="20"/>
                <w:szCs w:val="20"/>
              </w:rPr>
              <w:t>5. Settle Position.</w:t>
            </w:r>
            <w:r>
              <w:rPr>
                <w:sz w:val="20"/>
                <w:szCs w:val="20"/>
              </w:rPr>
              <w:t xml:space="preserve"> If a Blow was Stopped, resolve the Bind, Control, ground given, and Exposure it causes (see 5. Position).</w:t>
            </w:r>
          </w:p>
          <w:p w14:paraId="01DF2221" w14:textId="77777777" w:rsidR="00882086" w:rsidRDefault="00000000">
            <w:pPr>
              <w:spacing w:after="20"/>
            </w:pPr>
            <w:r>
              <w:rPr>
                <w:b/>
                <w:bCs/>
                <w:sz w:val="20"/>
                <w:szCs w:val="20"/>
              </w:rPr>
              <w:t>6. Resolve Triggered Abilities.</w:t>
            </w:r>
            <w:r>
              <w:rPr>
                <w:sz w:val="20"/>
                <w:szCs w:val="20"/>
              </w:rPr>
              <w:t xml:space="preserve"> A Reaction occurs at the moment its Trigger describes: one triggered by a Move happens before the movement, one triggered by a Hit after the Result is read.</w:t>
            </w:r>
          </w:p>
        </w:tc>
      </w:tr>
    </w:tbl>
    <w:p w14:paraId="229BDB09" w14:textId="77777777" w:rsidR="00882086" w:rsidRDefault="00000000">
      <w:pPr>
        <w:pStyle w:val="Heading3"/>
        <w:keepNext/>
        <w:spacing w:before="180" w:after="100"/>
      </w:pPr>
      <w:r>
        <w:rPr>
          <w:rFonts w:eastAsia="Georgia"/>
          <w:color w:val="1D2A32"/>
          <w:sz w:val="23"/>
          <w:szCs w:val="23"/>
        </w:rPr>
        <w:t>1. The Attack</w:t>
      </w:r>
    </w:p>
    <w:p w14:paraId="502EA4BC" w14:textId="77777777" w:rsidR="00882086" w:rsidRDefault="00000000">
      <w:pPr>
        <w:spacing w:after="120"/>
      </w:pPr>
      <w:r>
        <w:t xml:space="preserve">Anything with the </w:t>
      </w:r>
      <w:r>
        <w:rPr>
          <w:b/>
          <w:bCs/>
          <w:highlight w:val="green"/>
        </w:rPr>
        <w:t>Attack</w:t>
      </w:r>
      <w:r>
        <w:t xml:space="preserve"> trait is an Attack, and every Attack is answered with a Defense. A sword Strike is an Attack. So is a Grapple, a fireball, a dose of poison, and a lie. What they share is the check: d20 + the Attribute the Attack uses + your Proficiency Bonus in the Constellation it belongs to + bonuses and penalties, against the Threshold of the Defense that answers it. When a creature attacks, that number is its Attack Threshold, and the player rolls the Defense against it instead.</w:t>
      </w:r>
    </w:p>
    <w:p w14:paraId="2872B08B" w14:textId="77777777" w:rsidR="00882086" w:rsidRDefault="00000000">
      <w:pPr>
        <w:spacing w:after="120"/>
      </w:pPr>
      <w:r>
        <w:rPr>
          <w:b/>
          <w:bCs/>
        </w:rPr>
        <w:t>Your Strike Attribute</w:t>
      </w:r>
      <w:r>
        <w:t xml:space="preserve"> is the higher of two numbers: the weapon’s natural Attribute (Might; or Agility for a weapon with the Finesse trait, and for any ranged weapon other than a composite bow or a thrown weapon), or the Key Attribute of a Combat Style whose root you have and whose weapons you are wielding. Work it out once per weapon and write it on your sheet. Damage still adds Might where the Strike allows it.</w:t>
      </w:r>
    </w:p>
    <w:p w14:paraId="52EB7BB8" w14:textId="77777777" w:rsidR="00882086" w:rsidRDefault="00000000">
      <w:pPr>
        <w:pStyle w:val="Heading4"/>
        <w:keepNext/>
      </w:pPr>
      <w:r>
        <w:t>Strikes</w:t>
      </w:r>
    </w:p>
    <w:p w14:paraId="2EF616AA" w14:textId="77777777" w:rsidR="00882086" w:rsidRDefault="00000000">
      <w:pPr>
        <w:spacing w:after="120"/>
      </w:pPr>
      <w:r>
        <w:t xml:space="preserve">An Attack made with a weapon, natural weapon, or unarmed blow is a </w:t>
      </w:r>
      <w:r>
        <w:rPr>
          <w:b/>
          <w:bCs/>
        </w:rPr>
        <w:t>Strike</w:t>
      </w:r>
      <w:r>
        <w:t xml:space="preserve">. A Strike is always a Blow, but not every Blow is a Strike: a Grapple, a Shove, a falling rock, and a conjured fist are Blows too. </w:t>
      </w:r>
      <w:r>
        <w:rPr>
          <w:i/>
          <w:iCs/>
        </w:rPr>
        <w:t>Strike</w:t>
      </w:r>
      <w:r>
        <w:t xml:space="preserve"> names the Maneuver you take; </w:t>
      </w:r>
      <w:r>
        <w:rPr>
          <w:i/>
          <w:iCs/>
        </w:rPr>
        <w:t>Blow</w:t>
      </w:r>
      <w:r>
        <w:t xml:space="preserve"> names the kind of threat the defender answers. A Strike uses the Strike Maneuver (see Chapter 7: Rules Elements) and your Melee or Ranged Proficiency. A Strike can take one, two, or three of your actions, and the count is a statement about how much of yourself you are putting behind it.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876"/>
        <w:gridCol w:w="4689"/>
        <w:gridCol w:w="3755"/>
      </w:tblGrid>
      <w:tr w:rsidR="00882086" w14:paraId="75ABF3D8" w14:textId="77777777">
        <w:trPr>
          <w:cantSplit/>
          <w:tblHeader/>
        </w:trPr>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1D042E9" w14:textId="77777777" w:rsidR="00882086" w:rsidRDefault="00000000">
            <w:pPr>
              <w:spacing w:before="20" w:after="20"/>
            </w:pPr>
            <w:r>
              <w:rPr>
                <w:b/>
                <w:bCs/>
                <w:color w:val="FFFFFF"/>
                <w:sz w:val="19"/>
                <w:szCs w:val="19"/>
              </w:rPr>
              <w:t>Strike</w:t>
            </w:r>
          </w:p>
        </w:tc>
        <w:tc>
          <w:tcPr>
            <w:tcW w:w="468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A3C59B" w14:textId="77777777" w:rsidR="00882086" w:rsidRDefault="00000000">
            <w:pPr>
              <w:spacing w:before="20" w:after="20"/>
            </w:pPr>
            <w:r>
              <w:rPr>
                <w:b/>
                <w:bCs/>
                <w:color w:val="FFFFFF"/>
                <w:sz w:val="19"/>
                <w:szCs w:val="19"/>
              </w:rPr>
              <w:t>Body behind it</w:t>
            </w:r>
          </w:p>
        </w:tc>
        <w:tc>
          <w:tcPr>
            <w:tcW w:w="37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E0806F" w14:textId="77777777" w:rsidR="00882086" w:rsidRDefault="00000000">
            <w:pPr>
              <w:spacing w:before="20" w:after="20"/>
            </w:pPr>
            <w:r>
              <w:rPr>
                <w:b/>
                <w:bCs/>
                <w:color w:val="FFFFFF"/>
                <w:sz w:val="19"/>
                <w:szCs w:val="19"/>
              </w:rPr>
              <w:t>If it is Stopped</w:t>
            </w:r>
          </w:p>
        </w:tc>
      </w:tr>
      <w:tr w:rsidR="00882086" w14:paraId="7CFB1AEA"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B69748" w14:textId="77777777" w:rsidR="00882086" w:rsidRDefault="00000000">
            <w:pPr>
              <w:spacing w:before="20" w:after="20"/>
            </w:pPr>
            <w:r>
              <w:rPr>
                <w:b/>
                <w:bCs/>
                <w:sz w:val="19"/>
                <w:szCs w:val="19"/>
              </w:rPr>
              <w:t>Quick ❶</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D6A210" w14:textId="77777777" w:rsidR="00882086" w:rsidRDefault="00000000">
            <w:pPr>
              <w:spacing w:before="20" w:after="20"/>
            </w:pPr>
            <w:r>
              <w:rPr>
                <w:sz w:val="19"/>
                <w:szCs w:val="19"/>
              </w:rPr>
              <w:t>None. It is a probe: one weapon die plus any precision damage, and nothing else. No level dice, no specialization, no Might. It cannot Critically Hit (a natural 20 is a Hit), Protection applies to it in full even on an Exposed Zone, and it lands on the Torso.</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1411C8" w14:textId="77777777" w:rsidR="00882086" w:rsidRDefault="00000000">
            <w:pPr>
              <w:spacing w:before="20" w:after="20"/>
            </w:pPr>
            <w:r>
              <w:rPr>
                <w:sz w:val="19"/>
                <w:szCs w:val="19"/>
              </w:rPr>
              <w:t>Nothing. You recover your line at once. A Guard can bind a probe, but not Control it.</w:t>
            </w:r>
          </w:p>
        </w:tc>
      </w:tr>
      <w:tr w:rsidR="00882086" w14:paraId="375EE76F"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448D7A" w14:textId="77777777" w:rsidR="00882086" w:rsidRDefault="00000000">
            <w:pPr>
              <w:spacing w:before="20" w:after="20"/>
            </w:pPr>
            <w:r>
              <w:rPr>
                <w:b/>
                <w:bCs/>
                <w:sz w:val="19"/>
                <w:szCs w:val="19"/>
              </w:rPr>
              <w:t>Deliberate ❷</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F44E93" w14:textId="77777777" w:rsidR="00882086" w:rsidRDefault="00000000">
            <w:pPr>
              <w:spacing w:before="20" w:after="20"/>
            </w:pPr>
            <w:r>
              <w:rPr>
                <w:sz w:val="19"/>
                <w:szCs w:val="19"/>
              </w:rPr>
              <w:t>Full. All dice, specialization, and your Might. It can Critically Hit, it may be placed on an Exposed Zone, and on a Critical Hit you Expose a plausible Zone.</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771B4C" w14:textId="77777777" w:rsidR="00882086" w:rsidRDefault="00000000">
            <w:pPr>
              <w:spacing w:before="20" w:after="20"/>
            </w:pPr>
            <w:r>
              <w:rPr>
                <w:sz w:val="19"/>
                <w:szCs w:val="19"/>
              </w:rPr>
              <w:t>A Graze costs you nothing but the tempo. On a Miss, you are Exposed in a Zone of the defender’s choice. A Parry that Stops it takes Control.</w:t>
            </w:r>
          </w:p>
        </w:tc>
      </w:tr>
      <w:tr w:rsidR="00882086" w14:paraId="5870254D"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E16956" w14:textId="77777777" w:rsidR="00882086" w:rsidRDefault="00000000">
            <w:pPr>
              <w:spacing w:before="20" w:after="20"/>
            </w:pPr>
            <w:r>
              <w:rPr>
                <w:b/>
                <w:bCs/>
                <w:sz w:val="19"/>
                <w:szCs w:val="19"/>
              </w:rPr>
              <w:t>Committed ❸</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92E42E" w14:textId="77777777" w:rsidR="00882086" w:rsidRDefault="00000000">
            <w:pPr>
              <w:spacing w:before="20" w:after="20"/>
            </w:pPr>
            <w:r>
              <w:rPr>
                <w:sz w:val="19"/>
                <w:szCs w:val="19"/>
              </w:rPr>
              <w:t>Everything. Prepared: resolves at your next Opportunity. All dice, specialization, and your Might. On any Hit, Expose a plausible Zone.</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488DAD" w14:textId="77777777" w:rsidR="00882086" w:rsidRDefault="00000000">
            <w:pPr>
              <w:spacing w:before="20" w:after="20"/>
            </w:pPr>
            <w:r>
              <w:rPr>
                <w:sz w:val="19"/>
                <w:szCs w:val="19"/>
              </w:rPr>
              <w:t>You are Exposed in a Zone of the defender’s choice, Graze or Miss. A Parry that Stops it takes Control.</w:t>
            </w:r>
          </w:p>
        </w:tc>
      </w:tr>
    </w:tbl>
    <w:p w14:paraId="6153D3C3" w14:textId="77777777" w:rsidR="00882086" w:rsidRDefault="00000000">
      <w:pPr>
        <w:spacing w:after="120"/>
      </w:pPr>
      <w:r>
        <w:t xml:space="preserve">Only a Committed Strike has the </w:t>
      </w:r>
      <w:r>
        <w:rPr>
          <w:b/>
          <w:bCs/>
          <w:highlight w:val="green"/>
        </w:rPr>
        <w:t>Weighted</w:t>
      </w:r>
      <w:r>
        <w:t xml:space="preserve"> trait: a Graze against it Exposes you. A Miss Exposes you regardless of commitment; you Missed outright, and everyone saw where your weapon ended up. A Parry can take Control of any Deliberate or Committed blade it Stops, because a committed blade is there to be bound. A Quick Strike is a probe: Stopped, it forms at most a neutral Bind. Agile weapons are light enough to bite on the way in: a Quick Strike with one may Critically Hit.</w:t>
      </w:r>
    </w:p>
    <w:p w14:paraId="67EFC30B" w14:textId="77777777" w:rsidR="00882086" w:rsidRDefault="00000000">
      <w:pPr>
        <w:pStyle w:val="Heading4"/>
        <w:keepNext/>
      </w:pPr>
      <w:r>
        <w:lastRenderedPageBreak/>
        <w:t>Other Attacks</w:t>
      </w:r>
    </w:p>
    <w:p w14:paraId="741A69B7" w14:textId="77777777" w:rsidR="00882086" w:rsidRDefault="00000000">
      <w:pPr>
        <w:spacing w:after="120"/>
      </w:pPr>
      <w:r>
        <w:rPr>
          <w:b/>
          <w:bCs/>
        </w:rPr>
        <w:t>Athletics attacks</w:t>
      </w:r>
      <w:r>
        <w:t xml:space="preserve"> (Grapple, Shove, Trip, Disarm, and Reposition) are Blows answered by Evade or Guard. They read the Result the same way; what a Hit or Graze does is written in each attack’s own entry in Chapter 7. </w:t>
      </w:r>
      <w:r>
        <w:rPr>
          <w:b/>
          <w:bCs/>
        </w:rPr>
        <w:t>Blasts, Blights, and Beguilements</w:t>
      </w:r>
      <w:r>
        <w:t xml:space="preserve"> come from spells, breath, traps, poisons, and deceptions. Each names its kind of threat, and its own text says what a Critical Hit, Hit, and Graze do wherever that differs from the defaults in The Result, below.</w:t>
      </w:r>
    </w:p>
    <w:p w14:paraId="345680D3" w14:textId="77777777" w:rsidR="00882086" w:rsidRDefault="00000000">
      <w:pPr>
        <w:pStyle w:val="Heading3"/>
        <w:keepNext/>
        <w:spacing w:before="180" w:after="100"/>
      </w:pPr>
      <w:r>
        <w:rPr>
          <w:rFonts w:eastAsia="Georgia"/>
          <w:color w:val="1D2A32"/>
          <w:sz w:val="23"/>
          <w:szCs w:val="23"/>
        </w:rPr>
        <w:t>2. The Defense</w:t>
      </w:r>
    </w:p>
    <w:p w14:paraId="7598F57E" w14:textId="77777777" w:rsidR="00882086" w:rsidRDefault="00000000">
      <w:pPr>
        <w:spacing w:after="120"/>
      </w:pPr>
      <w:r>
        <w:t>There are a multitude of ways you can attack your foes, and they have just as many for you. There are four ways to answer them.</w:t>
      </w:r>
    </w:p>
    <w:p w14:paraId="080ED09F" w14:textId="77777777" w:rsidR="00882086" w:rsidRDefault="00000000">
      <w:pPr>
        <w:spacing w:after="120"/>
      </w:pPr>
      <w:r>
        <w:t>Your four Defenses are Constellations like any other. You begin play Trained in two of them, your choice (see Chapter 3), and the other two are Untrained until you spend Defense Talent Points on them. Remember that an Untrained Defense still adds its Attribute; it simply has no Proficiency Bonus.</w:t>
      </w:r>
    </w:p>
    <w:p w14:paraId="3B662254" w14:textId="77777777" w:rsidR="00882086" w:rsidRDefault="00000000">
      <w:pPr>
        <w:pStyle w:val="Heading4"/>
        <w:keepNext/>
      </w:pPr>
      <w:r>
        <w:t>The Four Threats</w:t>
      </w:r>
    </w:p>
    <w:p w14:paraId="583FBDB1" w14:textId="77777777" w:rsidR="00882086" w:rsidRDefault="00000000">
      <w:pPr>
        <w:spacing w:after="120"/>
      </w:pPr>
      <w:r>
        <w:t>Every threat is one of four kinds, and every kind is answered by two of the four Defenses. When a rule names a single Defense, roll that one; when it names a kind of threat, or names nothing, the defender chooses either of the two.</w:t>
      </w:r>
    </w:p>
    <w:p w14:paraId="205D0C97" w14:textId="77777777" w:rsidR="00882086" w:rsidRDefault="00000000">
      <w:pPr>
        <w:keepNext/>
        <w:spacing w:before="120" w:after="60"/>
        <w:jc w:val="center"/>
      </w:pPr>
      <w:r>
        <w:rPr>
          <w:noProof/>
        </w:rPr>
        <w:drawing>
          <wp:inline distT="0" distB="0" distL="0" distR="0" wp14:anchorId="2B91D022" wp14:editId="13EA6CC4">
            <wp:extent cx="5486400" cy="5486400"/>
            <wp:effectExtent l="0" t="0" r="0" b="0"/>
            <wp:docPr id="2" name="The Four Threats" descr="Wheel: Guard (Presence), Evade (Agility), Endure (Might), Awareness (Wits). Blows between Guard and Evade; Blasts between Evade and Endure; Blights between Endure and Awareness; Beguilement between Awareness and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e Four Threats" descr="Wheel: Guard (Presence), Evade (Agility), Endure (Might), Awareness (Wits). Blows between Guard and Evade; Blasts between Evade and Endure; Blights between Endure and Awareness; Beguilement between Awareness and Guard."/>
                    <pic:cNvPicPr>
                      <a:picLocks noChangeAspect="1" noChangeArrowheads="1"/>
                    </pic:cNvPicPr>
                  </pic:nvPicPr>
                  <pic:blipFill>
                    <a:blip r:embed="rId15"/>
                    <a:stretch>
                      <a:fillRect/>
                    </a:stretch>
                  </pic:blipFill>
                  <pic:spPr bwMode="auto">
                    <a:xfrm>
                      <a:off x="0" y="0"/>
                      <a:ext cx="5486400" cy="5486400"/>
                    </a:xfrm>
                    <a:prstGeom prst="rect">
                      <a:avLst/>
                    </a:prstGeom>
                  </pic:spPr>
                </pic:pic>
              </a:graphicData>
            </a:graphic>
          </wp:inline>
        </w:drawing>
      </w:r>
    </w:p>
    <w:p w14:paraId="2CB8B5CD" w14:textId="77777777" w:rsidR="00882086" w:rsidRDefault="00000000">
      <w:pPr>
        <w:spacing w:after="120"/>
        <w:jc w:val="center"/>
      </w:pPr>
      <w:r>
        <w:rPr>
          <w:i/>
          <w:iCs/>
          <w:sz w:val="18"/>
          <w:szCs w:val="18"/>
        </w:rPr>
        <w:t>The Four Threats.</w:t>
      </w:r>
      <w:r>
        <w:rPr>
          <w:sz w:val="18"/>
          <w:szCs w:val="18"/>
        </w:rPr>
        <w:t xml:space="preserve"> Each Defense answers the two threats beside it; each threat is answered by the two Defenses beside it. Guard answers a ranged Blow only with a shield Raised.</w:t>
      </w:r>
    </w:p>
    <w:p w14:paraId="4523551C" w14:textId="77777777" w:rsidR="00882086" w:rsidRDefault="00000000">
      <w:pPr>
        <w:spacing w:after="120"/>
      </w:pPr>
      <w:r>
        <w:lastRenderedPageBreak/>
        <w:t>The wheel closes on the Attributes: Guard (Presence) meets Blows and holds its nerve against Beguilement; Evade (Agility) slips both Blows and Blasts; Endure (Might) stands through Blasts and Blights; Awareness (Wits) catches Blights early and sees through Beguilement. Each Defense you train covers two kinds of threat. Two Trained Defenses cover three and leave one where you roll your Attribute alone; that gap is yours to choose.</w:t>
      </w:r>
    </w:p>
    <w:p w14:paraId="7784F2A1" w14:textId="77777777" w:rsidR="00882086" w:rsidRDefault="00000000">
      <w:pPr>
        <w:pStyle w:val="Heading4"/>
        <w:keepNext/>
      </w:pPr>
      <w:r>
        <w:t>When a Defense is unavailable</w:t>
      </w:r>
    </w:p>
    <w:p w14:paraId="425CF410" w14:textId="77777777" w:rsidR="00882086" w:rsidRDefault="00000000">
      <w:pPr>
        <w:spacing w:after="120"/>
      </w:pPr>
      <w:r>
        <w:t>In some situations a Defense cannot be used. Some specific examples are below; the GM may determine that others apply:</w:t>
      </w:r>
    </w:p>
    <w:p w14:paraId="030BE11C" w14:textId="77777777" w:rsidR="00882086" w:rsidRDefault="00000000">
      <w:pPr>
        <w:pStyle w:val="ListParagraph"/>
        <w:numPr>
          <w:ilvl w:val="0"/>
          <w:numId w:val="3"/>
        </w:numPr>
        <w:spacing w:after="60"/>
      </w:pPr>
      <w:r>
        <w:rPr>
          <w:i/>
          <w:iCs/>
        </w:rPr>
        <w:t>Evade</w:t>
      </w:r>
      <w:r>
        <w:t xml:space="preserve"> is unavailable while you are Grabbed or Restrained. You cannot slip what is already holding you.</w:t>
      </w:r>
    </w:p>
    <w:p w14:paraId="79C793BC" w14:textId="77777777" w:rsidR="00882086" w:rsidRDefault="00000000">
      <w:pPr>
        <w:pStyle w:val="ListParagraph"/>
        <w:numPr>
          <w:ilvl w:val="0"/>
          <w:numId w:val="3"/>
        </w:numPr>
        <w:spacing w:after="60"/>
      </w:pPr>
      <w:r>
        <w:rPr>
          <w:i/>
          <w:iCs/>
        </w:rPr>
        <w:t>Guard</w:t>
      </w:r>
      <w:r>
        <w:t xml:space="preserve"> is unavailable while you are unaware of the attack, or while you have nothing equipped to ward away the blow. You cannot meet what you did not see or cannot reach.</w:t>
      </w:r>
    </w:p>
    <w:p w14:paraId="787B85B6" w14:textId="77777777" w:rsidR="00882086" w:rsidRDefault="00000000">
      <w:pPr>
        <w:pStyle w:val="ListParagraph"/>
        <w:numPr>
          <w:ilvl w:val="0"/>
          <w:numId w:val="3"/>
        </w:numPr>
        <w:spacing w:after="60"/>
      </w:pPr>
      <w:r>
        <w:rPr>
          <w:i/>
          <w:iCs/>
        </w:rPr>
        <w:t>Guard</w:t>
      </w:r>
      <w:r>
        <w:t xml:space="preserve"> answers a ranged Blow only with a shield Raised. You cannot parry an arrow with a sword; you can catch it on a board.</w:t>
      </w:r>
    </w:p>
    <w:p w14:paraId="35C595F9" w14:textId="77777777" w:rsidR="00882086" w:rsidRDefault="00000000">
      <w:pPr>
        <w:pStyle w:val="ListParagraph"/>
        <w:numPr>
          <w:ilvl w:val="0"/>
          <w:numId w:val="3"/>
        </w:numPr>
        <w:spacing w:after="60"/>
      </w:pPr>
      <w:r>
        <w:rPr>
          <w:i/>
          <w:iCs/>
        </w:rPr>
        <w:t>Endure</w:t>
      </w:r>
      <w:r>
        <w:t xml:space="preserve"> and </w:t>
      </w:r>
      <w:r>
        <w:rPr>
          <w:i/>
          <w:iCs/>
        </w:rPr>
        <w:t>Awareness</w:t>
      </w:r>
      <w:r>
        <w:t xml:space="preserve"> are never unavailable; you always have your body and your wits, for whatever they are worth against that particular threat.</w:t>
      </w:r>
    </w:p>
    <w:p w14:paraId="781738DC" w14:textId="77777777" w:rsidR="00882086" w:rsidRDefault="00000000">
      <w:pPr>
        <w:pStyle w:val="Heading4"/>
        <w:keepNext/>
      </w:pPr>
      <w:r>
        <w:t>Answering an Attack</w:t>
      </w:r>
    </w:p>
    <w:p w14:paraId="2DED5419" w14:textId="77777777" w:rsidR="00882086" w:rsidRDefault="00000000">
      <w:pPr>
        <w:spacing w:after="120"/>
      </w:pPr>
      <w:r>
        <w:t>You may always roll one of the two Defenses that answer the threat, regardless of how many actions you have remaining. That roll is your basic defense: ordinary footwork, guard position, constitution, alertness. For the potential to do better, you use a Reaction ↺: a Maneuver performed the moment the attack is declared, paid for from the same pool of six actions you attack with. Each Reaction below is granted by a Talent; without the Talent, the basic roll is all you have.</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876"/>
        <w:gridCol w:w="1876"/>
        <w:gridCol w:w="6568"/>
      </w:tblGrid>
      <w:tr w:rsidR="00882086" w14:paraId="0D9C2F62" w14:textId="77777777">
        <w:trPr>
          <w:cantSplit/>
          <w:tblHeader/>
        </w:trPr>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4C00672" w14:textId="77777777" w:rsidR="00882086" w:rsidRDefault="00000000">
            <w:pPr>
              <w:spacing w:before="20" w:after="20"/>
            </w:pPr>
            <w:r>
              <w:rPr>
                <w:b/>
                <w:bCs/>
                <w:color w:val="FFFFFF"/>
                <w:sz w:val="19"/>
                <w:szCs w:val="19"/>
              </w:rPr>
              <w:t>Reaction ↺</w:t>
            </w:r>
          </w:p>
        </w:tc>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C40234" w14:textId="77777777" w:rsidR="00882086" w:rsidRDefault="00000000">
            <w:pPr>
              <w:spacing w:before="20" w:after="20"/>
            </w:pPr>
            <w:r>
              <w:rPr>
                <w:b/>
                <w:bCs/>
                <w:color w:val="FFFFFF"/>
                <w:sz w:val="19"/>
                <w:szCs w:val="19"/>
              </w:rPr>
              <w:t>Cost</w:t>
            </w:r>
          </w:p>
        </w:tc>
        <w:tc>
          <w:tcPr>
            <w:tcW w:w="656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B9566F8" w14:textId="77777777" w:rsidR="00882086" w:rsidRDefault="00000000">
            <w:pPr>
              <w:spacing w:before="20" w:after="20"/>
            </w:pPr>
            <w:r>
              <w:rPr>
                <w:b/>
                <w:bCs/>
                <w:color w:val="FFFFFF"/>
                <w:sz w:val="19"/>
                <w:szCs w:val="19"/>
              </w:rPr>
              <w:t>Effect</w:t>
            </w:r>
          </w:p>
        </w:tc>
      </w:tr>
      <w:tr w:rsidR="00882086" w14:paraId="5240BBD5"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D27CAC" w14:textId="77777777" w:rsidR="00882086" w:rsidRDefault="00000000">
            <w:pPr>
              <w:spacing w:before="20" w:after="20"/>
            </w:pPr>
            <w:r>
              <w:rPr>
                <w:b/>
                <w:bCs/>
                <w:sz w:val="19"/>
                <w:szCs w:val="19"/>
              </w:rPr>
              <w:t>Parry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05A38F"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4606CF5" w14:textId="77777777" w:rsidR="00882086" w:rsidRDefault="00000000">
            <w:pPr>
              <w:spacing w:before="20" w:after="20"/>
            </w:pPr>
            <w:r>
              <w:rPr>
                <w:i/>
                <w:iCs/>
                <w:sz w:val="19"/>
                <w:szCs w:val="19"/>
              </w:rPr>
              <w:t>(Guard Training)</w:t>
            </w:r>
            <w:r>
              <w:rPr>
                <w:sz w:val="19"/>
                <w:szCs w:val="19"/>
              </w:rPr>
              <w:t xml:space="preserve"> You Guard with a +2 Situation bonus. You need a rigid weapon, a shield, or a permitted natural weapon in hand. If you Stop a Deliberate or Committed Strike, you take Control of the attacking weapon rather than a neutral Bind, and you may at once make a Quick Strike ⓿ against its owner: the riposte. A Stopped Quick Strike gives only a neutral Bind.</w:t>
            </w:r>
          </w:p>
        </w:tc>
      </w:tr>
      <w:tr w:rsidR="00882086" w14:paraId="40077A4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72C980" w14:textId="77777777" w:rsidR="00882086" w:rsidRDefault="00000000">
            <w:pPr>
              <w:spacing w:before="20" w:after="20"/>
            </w:pPr>
            <w:r>
              <w:rPr>
                <w:b/>
                <w:bCs/>
                <w:sz w:val="19"/>
                <w:szCs w:val="19"/>
              </w:rPr>
              <w:t>Void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A8F54A"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D6DDCB" w14:textId="77777777" w:rsidR="00882086" w:rsidRDefault="00000000">
            <w:pPr>
              <w:spacing w:before="20" w:after="20"/>
            </w:pPr>
            <w:r>
              <w:rPr>
                <w:i/>
                <w:iCs/>
                <w:sz w:val="19"/>
                <w:szCs w:val="19"/>
              </w:rPr>
              <w:t>(Evade Training)</w:t>
            </w:r>
            <w:r>
              <w:rPr>
                <w:sz w:val="19"/>
                <w:szCs w:val="19"/>
              </w:rPr>
              <w:t xml:space="preserve"> You Evade with a +2 Situation bonus. If the attack is Stopped, you may Step in any direction.</w:t>
            </w:r>
          </w:p>
        </w:tc>
      </w:tr>
      <w:tr w:rsidR="00882086" w14:paraId="1A5FD3E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EAE535" w14:textId="77777777" w:rsidR="00882086" w:rsidRDefault="00000000">
            <w:pPr>
              <w:spacing w:before="20" w:after="20"/>
            </w:pPr>
            <w:r>
              <w:rPr>
                <w:b/>
                <w:bCs/>
                <w:sz w:val="19"/>
                <w:szCs w:val="19"/>
              </w:rPr>
              <w:t>Counter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3682647"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914DBC" w14:textId="77777777" w:rsidR="00882086" w:rsidRDefault="00000000">
            <w:pPr>
              <w:spacing w:before="20" w:after="20"/>
            </w:pPr>
            <w:r>
              <w:rPr>
                <w:i/>
                <w:iCs/>
                <w:sz w:val="19"/>
                <w:szCs w:val="19"/>
              </w:rPr>
              <w:t>(Melee Training)</w:t>
            </w:r>
            <w:r>
              <w:rPr>
                <w:sz w:val="19"/>
                <w:szCs w:val="19"/>
              </w:rPr>
              <w:t xml:space="preserve"> Answer a melee Blow from a foe within your Reach with a Quick Strike of your own. No bonus to your Defense. Roll both; resolve both. Both can land.</w:t>
            </w:r>
          </w:p>
        </w:tc>
      </w:tr>
      <w:tr w:rsidR="00882086" w14:paraId="15B5435D"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511E01" w14:textId="77777777" w:rsidR="00882086" w:rsidRDefault="00000000">
            <w:pPr>
              <w:spacing w:before="20" w:after="20"/>
            </w:pPr>
            <w:r>
              <w:rPr>
                <w:b/>
                <w:bCs/>
                <w:sz w:val="19"/>
                <w:szCs w:val="19"/>
              </w:rPr>
              <w:t>Intercept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F90B71"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38CA49" w14:textId="77777777" w:rsidR="00882086" w:rsidRDefault="00000000">
            <w:pPr>
              <w:spacing w:before="20" w:after="20"/>
            </w:pPr>
            <w:r>
              <w:rPr>
                <w:i/>
                <w:iCs/>
                <w:sz w:val="19"/>
                <w:szCs w:val="19"/>
              </w:rPr>
              <w:t>(Melee Training)</w:t>
            </w:r>
            <w:r>
              <w:rPr>
                <w:sz w:val="19"/>
                <w:szCs w:val="19"/>
              </w:rPr>
              <w:t xml:space="preserve"> When a foe Moves from outside your Total Reach to inside it, or Strikes you with an Unwieldy weapon from inside its Unwieldy distance, make a Quick Strike at the moment they enter. Once per foe per Move. A Wound stops their movement; anything less and it continues.</w:t>
            </w:r>
          </w:p>
        </w:tc>
      </w:tr>
      <w:tr w:rsidR="00882086" w14:paraId="0A78D01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E60F64" w14:textId="77777777" w:rsidR="00882086" w:rsidRDefault="00000000">
            <w:pPr>
              <w:spacing w:before="20" w:after="20"/>
            </w:pPr>
            <w:r>
              <w:rPr>
                <w:b/>
                <w:bCs/>
                <w:sz w:val="19"/>
                <w:szCs w:val="19"/>
              </w:rPr>
              <w:t>Posture ⓿↺</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E9498B" w14:textId="77777777" w:rsidR="00882086" w:rsidRDefault="00000000">
            <w:pPr>
              <w:spacing w:before="20" w:after="20"/>
            </w:pPr>
            <w:r>
              <w:rPr>
                <w:sz w:val="19"/>
                <w:szCs w:val="19"/>
              </w:rPr>
              <w:t>A Zone</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B727A6" w14:textId="77777777" w:rsidR="00882086" w:rsidRDefault="00000000">
            <w:pPr>
              <w:spacing w:before="20" w:after="20"/>
            </w:pPr>
            <w:r>
              <w:rPr>
                <w:i/>
                <w:iCs/>
                <w:sz w:val="19"/>
                <w:szCs w:val="19"/>
              </w:rPr>
              <w:t>(Gained from specific Talents)</w:t>
            </w:r>
            <w:r>
              <w:rPr>
                <w:sz w:val="19"/>
                <w:szCs w:val="19"/>
              </w:rPr>
              <w:t xml:space="preserve"> A Situation bonus to the named Defense. Always results in a Zone of your choice becoming Exposed until the end of the round; Recenter does not clear it.</w:t>
            </w:r>
          </w:p>
        </w:tc>
      </w:tr>
    </w:tbl>
    <w:p w14:paraId="57D3D274" w14:textId="77777777" w:rsidR="00882086" w:rsidRDefault="00000000">
      <w:pPr>
        <w:spacing w:after="120"/>
      </w:pPr>
      <w:r>
        <w:t>Reactions are paid from the same six actions you attack with. A fighter who spends five actions attacking has one left to defend with; a fighter who holds three has answers. You may React before your first Opportunity of the round, and as often in a round as you can afford. At 0 actions you still roll your basic Defense, and you may still take a Posture. A Reaction never triggers another Reaction: you cannot Counter a Counter or an Intercept, and a fighter who is Countered rolls only their basic Defense against it.</w:t>
      </w:r>
    </w:p>
    <w:p w14:paraId="743D8CA5" w14:textId="77777777" w:rsidR="00882086" w:rsidRDefault="00000000">
      <w:pPr>
        <w:spacing w:after="120"/>
      </w:pPr>
      <w:r>
        <w:rPr>
          <w:b/>
          <w:bCs/>
        </w:rPr>
        <w:t>Postures.</w:t>
      </w:r>
      <w:r>
        <w:t xml:space="preserve"> A Posture is a Reaction ⓿↺ gained from Talents, typically from the Evade and Guard Constellations (see Chapter 6: Talent Constellations). Postures may only be used before you know whether the attack was successful. A Posture costs no actions, but it Exposes a Zone until the end of the round, whether or not the Posture works, and Recenter does not clear that Exposure. Its bonus is a Situation bonus, the same type Parry and Void grant, so a Posture and a Parry or Void do not stack.</w:t>
      </w:r>
    </w:p>
    <w:p w14:paraId="78499458" w14:textId="77777777" w:rsidR="00882086" w:rsidRDefault="00000000">
      <w:pPr>
        <w:pStyle w:val="Heading3"/>
        <w:keepNext/>
        <w:spacing w:before="180" w:after="100"/>
      </w:pPr>
      <w:r>
        <w:rPr>
          <w:rFonts w:eastAsia="Georgia"/>
          <w:color w:val="1D2A32"/>
          <w:sz w:val="23"/>
          <w:szCs w:val="23"/>
        </w:rPr>
        <w:lastRenderedPageBreak/>
        <w:t>3. The Result</w:t>
      </w:r>
    </w:p>
    <w:p w14:paraId="39CCDE4B" w14:textId="77777777" w:rsidR="00882086" w:rsidRDefault="00000000">
      <w:pPr>
        <w:spacing w:after="120"/>
      </w:pPr>
      <w:r>
        <w:t>The player rolls, so the same margin is read from whichever side of the exchange the player is on. The table gives both readings and one Result.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2580"/>
        <w:gridCol w:w="2580"/>
        <w:gridCol w:w="5160"/>
      </w:tblGrid>
      <w:tr w:rsidR="00882086" w14:paraId="763C0313" w14:textId="77777777">
        <w:trPr>
          <w:cantSplit/>
          <w:tblHeader/>
        </w:trPr>
        <w:tc>
          <w:tcPr>
            <w:tcW w:w="2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378B380" w14:textId="77777777" w:rsidR="00882086" w:rsidRDefault="00000000">
            <w:pPr>
              <w:spacing w:before="20" w:after="20"/>
            </w:pPr>
            <w:r>
              <w:rPr>
                <w:b/>
                <w:bCs/>
                <w:color w:val="FFFFFF"/>
                <w:sz w:val="19"/>
                <w:szCs w:val="19"/>
              </w:rPr>
              <w:t>Attacker’s roll vs the Defense Threshold</w:t>
            </w:r>
          </w:p>
        </w:tc>
        <w:tc>
          <w:tcPr>
            <w:tcW w:w="2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8AD738" w14:textId="77777777" w:rsidR="00882086" w:rsidRDefault="00000000">
            <w:pPr>
              <w:spacing w:before="20" w:after="20"/>
            </w:pPr>
            <w:r>
              <w:rPr>
                <w:b/>
                <w:bCs/>
                <w:color w:val="FFFFFF"/>
                <w:sz w:val="19"/>
                <w:szCs w:val="19"/>
              </w:rPr>
              <w:t>Defender’s roll vs the Attack Threshold</w:t>
            </w:r>
          </w:p>
        </w:tc>
        <w:tc>
          <w:tcPr>
            <w:tcW w:w="51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16F4F25" w14:textId="77777777" w:rsidR="00882086" w:rsidRDefault="00000000">
            <w:pPr>
              <w:spacing w:before="20" w:after="20"/>
            </w:pPr>
            <w:r>
              <w:rPr>
                <w:b/>
                <w:bCs/>
                <w:color w:val="FFFFFF"/>
                <w:sz w:val="19"/>
                <w:szCs w:val="19"/>
              </w:rPr>
              <w:t>Result</w:t>
            </w:r>
          </w:p>
        </w:tc>
      </w:tr>
      <w:tr w:rsidR="00882086" w14:paraId="5CA44DD0"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4ED86D" w14:textId="77777777" w:rsidR="00882086" w:rsidRDefault="00000000">
            <w:pPr>
              <w:spacing w:before="20" w:after="20"/>
            </w:pPr>
            <w:r>
              <w:rPr>
                <w:sz w:val="19"/>
                <w:szCs w:val="19"/>
              </w:rPr>
              <w:t>Beat it by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D1B66D" w14:textId="77777777" w:rsidR="00882086" w:rsidRDefault="00000000">
            <w:pPr>
              <w:spacing w:before="20" w:after="20"/>
            </w:pPr>
            <w:r>
              <w:rPr>
                <w:sz w:val="19"/>
                <w:szCs w:val="19"/>
              </w:rPr>
              <w:t>Miss it by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502B91" w14:textId="77777777" w:rsidR="00882086" w:rsidRDefault="00000000">
            <w:pPr>
              <w:spacing w:before="20" w:after="20"/>
            </w:pPr>
            <w:r>
              <w:rPr>
                <w:b/>
                <w:bCs/>
                <w:sz w:val="19"/>
                <w:szCs w:val="19"/>
              </w:rPr>
              <w:t>Critical Hit.</w:t>
            </w:r>
            <w:r>
              <w:rPr>
                <w:sz w:val="19"/>
                <w:szCs w:val="19"/>
              </w:rPr>
              <w:t xml:space="preserve"> Double damage, or the effect’s critical result, plus critical effects. For a Blow, the attacker chooses the Zone.</w:t>
            </w:r>
          </w:p>
        </w:tc>
      </w:tr>
      <w:tr w:rsidR="00882086" w14:paraId="7C23C3FB"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4A133C" w14:textId="77777777" w:rsidR="00882086" w:rsidRDefault="00000000">
            <w:pPr>
              <w:spacing w:before="20" w:after="20"/>
            </w:pPr>
            <w:r>
              <w:rPr>
                <w:sz w:val="19"/>
                <w:szCs w:val="19"/>
              </w:rPr>
              <w:t>Meet or beat it</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D0A324" w14:textId="77777777" w:rsidR="00882086" w:rsidRDefault="00000000">
            <w:pPr>
              <w:spacing w:before="20" w:after="20"/>
            </w:pPr>
            <w:r>
              <w:rPr>
                <w:sz w:val="19"/>
                <w:szCs w:val="19"/>
              </w:rPr>
              <w:t>Miss it by less than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0F545A" w14:textId="77777777" w:rsidR="00882086" w:rsidRDefault="00000000">
            <w:pPr>
              <w:spacing w:before="20" w:after="20"/>
            </w:pPr>
            <w:r>
              <w:rPr>
                <w:b/>
                <w:bCs/>
                <w:sz w:val="19"/>
                <w:szCs w:val="19"/>
              </w:rPr>
              <w:t>Hit.</w:t>
            </w:r>
            <w:r>
              <w:rPr>
                <w:sz w:val="19"/>
                <w:szCs w:val="19"/>
              </w:rPr>
              <w:t xml:space="preserve"> Full damage or effect. A Blow lands on the Torso, or on an Exposed Zone the attacker chooses.</w:t>
            </w:r>
          </w:p>
        </w:tc>
      </w:tr>
      <w:tr w:rsidR="00882086" w14:paraId="7D8DE2BA"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226960" w14:textId="77777777" w:rsidR="00882086" w:rsidRDefault="00000000">
            <w:pPr>
              <w:spacing w:before="20" w:after="20"/>
            </w:pPr>
            <w:r>
              <w:rPr>
                <w:sz w:val="19"/>
                <w:szCs w:val="19"/>
              </w:rPr>
              <w:t>Miss it by less than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A313EA5" w14:textId="77777777" w:rsidR="00882086" w:rsidRDefault="00000000">
            <w:pPr>
              <w:spacing w:before="20" w:after="20"/>
            </w:pPr>
            <w:r>
              <w:rPr>
                <w:sz w:val="19"/>
                <w:szCs w:val="19"/>
              </w:rPr>
              <w:t>Meet or beat it</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3D37AE" w14:textId="77777777" w:rsidR="00882086" w:rsidRDefault="00000000">
            <w:pPr>
              <w:spacing w:before="20" w:after="20"/>
            </w:pPr>
            <w:r>
              <w:rPr>
                <w:b/>
                <w:bCs/>
                <w:sz w:val="19"/>
                <w:szCs w:val="19"/>
              </w:rPr>
              <w:t>Graze.</w:t>
            </w:r>
            <w:r>
              <w:rPr>
                <w:sz w:val="19"/>
                <w:szCs w:val="19"/>
              </w:rPr>
              <w:t xml:space="preserve"> Stopped, but it skates: one die, or one round. A Blow deals one weapon die to a Zone the defender chooses; a Blast deals one of its dice; a Blight or Beguilement takes hold only until the end of the round. Position changes in the defender’s favor (see 5. Position).</w:t>
            </w:r>
          </w:p>
        </w:tc>
      </w:tr>
      <w:tr w:rsidR="00882086" w14:paraId="1156AB28"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3FF594" w14:textId="77777777" w:rsidR="00882086" w:rsidRDefault="00000000">
            <w:pPr>
              <w:spacing w:before="20" w:after="20"/>
            </w:pPr>
            <w:r>
              <w:rPr>
                <w:sz w:val="19"/>
                <w:szCs w:val="19"/>
              </w:rPr>
              <w:t>Miss it by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BCF9EA" w14:textId="77777777" w:rsidR="00882086" w:rsidRDefault="00000000">
            <w:pPr>
              <w:spacing w:before="20" w:after="20"/>
            </w:pPr>
            <w:r>
              <w:rPr>
                <w:sz w:val="19"/>
                <w:szCs w:val="19"/>
              </w:rPr>
              <w:t>Beat it by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CC8D55" w14:textId="77777777" w:rsidR="00882086" w:rsidRDefault="00000000">
            <w:pPr>
              <w:spacing w:before="20" w:after="20"/>
            </w:pPr>
            <w:r>
              <w:rPr>
                <w:b/>
                <w:bCs/>
                <w:sz w:val="19"/>
                <w:szCs w:val="19"/>
              </w:rPr>
              <w:t>Miss.</w:t>
            </w:r>
            <w:r>
              <w:rPr>
                <w:sz w:val="19"/>
                <w:szCs w:val="19"/>
              </w:rPr>
              <w:t xml:space="preserve"> Stopped. Nothing lands. For a Blow, the attacker is Exposed in a Zone of the defender’s choice.</w:t>
            </w:r>
          </w:p>
        </w:tc>
      </w:tr>
      <w:tr w:rsidR="00882086" w14:paraId="262C5FD9"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F0D6A0" w14:textId="77777777" w:rsidR="00882086" w:rsidRDefault="00000000">
            <w:pPr>
              <w:spacing w:before="20" w:after="20"/>
            </w:pPr>
            <w:r>
              <w:rPr>
                <w:sz w:val="19"/>
                <w:szCs w:val="19"/>
              </w:rPr>
              <w:t>Natural 20 / natural 1</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66A1B2" w14:textId="77777777" w:rsidR="00882086" w:rsidRDefault="00000000">
            <w:pPr>
              <w:spacing w:before="20" w:after="20"/>
            </w:pPr>
            <w:r>
              <w:rPr>
                <w:sz w:val="19"/>
                <w:szCs w:val="19"/>
              </w:rPr>
              <w:t>Natural 1 / natural 20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56273F" w14:textId="77777777" w:rsidR="00882086" w:rsidRDefault="00000000">
            <w:pPr>
              <w:spacing w:before="20" w:after="20"/>
            </w:pPr>
            <w:r>
              <w:rPr>
                <w:sz w:val="19"/>
                <w:szCs w:val="19"/>
              </w:rPr>
              <w:t>Step the result one degree up / down.</w:t>
            </w:r>
          </w:p>
        </w:tc>
      </w:tr>
    </w:tbl>
    <w:p w14:paraId="0F65D802" w14:textId="77777777" w:rsidR="00882086" w:rsidRDefault="00000000">
      <w:pPr>
        <w:pStyle w:val="Heading4"/>
        <w:keepNext/>
      </w:pPr>
      <w:r>
        <w:t>Reading the Result for a Blow</w:t>
      </w:r>
    </w:p>
    <w:p w14:paraId="511C85D7" w14:textId="77777777" w:rsidR="00882086" w:rsidRDefault="00000000">
      <w:pPr>
        <w:spacing w:after="120"/>
      </w:pPr>
      <w:r>
        <w:rPr>
          <w:b/>
          <w:bCs/>
        </w:rPr>
        <w:t>Critical Hit.</w:t>
      </w:r>
      <w:r>
        <w:t xml:space="preserve"> The attacker chooses the Zone. Roll all dice and add all damage modifiers, then double it. Apply the Zone’s critical effect (see Position), then any critical effect of the weapon or Talent. A Critical Hit on an Exposed Zone with a Deliberate or Committed Strike Wounds it.</w:t>
      </w:r>
    </w:p>
    <w:p w14:paraId="4E475D06" w14:textId="77777777" w:rsidR="00882086" w:rsidRDefault="00000000">
      <w:pPr>
        <w:spacing w:after="120"/>
      </w:pPr>
      <w:r>
        <w:rPr>
          <w:b/>
          <w:bCs/>
        </w:rPr>
        <w:t>Hit.</w:t>
      </w:r>
      <w:r>
        <w:t xml:space="preserve"> Full damage to the Torso, or to an Exposed Zone of the attacker’s choice if the Strike was Deliberate or Committed. Roll and add all damage modifiers.</w:t>
      </w:r>
    </w:p>
    <w:p w14:paraId="22C899CE" w14:textId="77777777" w:rsidR="00882086" w:rsidRDefault="00000000">
      <w:pPr>
        <w:spacing w:after="120"/>
      </w:pPr>
      <w:r>
        <w:rPr>
          <w:b/>
          <w:bCs/>
        </w:rPr>
        <w:t>Graze.</w:t>
      </w:r>
      <w:r>
        <w:t xml:space="preserve"> The defender chooses the Zone the blow skated across, and takes one weapon die of damage, less that Zone’s Protection. Position changes in the defender’s favor: if they Guarded with a rigid weapon or shield, the two weapons are now in a neutral Bind (Control, if they Parried a Deliberate or Committed Strike; a Quick Strike can only be bound). If they Evaded, they give 3 feet of ground directly away from the attacker (a Step of their own choosing, if they Voided). If the Strike was Committed ❸, the attacker is Exposed in a Zone of the defender’s choice.</w:t>
      </w:r>
    </w:p>
    <w:p w14:paraId="04C13986" w14:textId="77777777" w:rsidR="00882086" w:rsidRDefault="00000000">
      <w:pPr>
        <w:spacing w:after="120"/>
      </w:pPr>
      <w:r>
        <w:rPr>
          <w:b/>
          <w:bCs/>
        </w:rPr>
        <w:t>Miss.</w:t>
      </w:r>
      <w:r>
        <w:t xml:space="preserve"> Nothing lands. The attacker is Exposed in a Zone of the defender’s choice, whatever the Strike was. If the defender Guarded with a rigid weapon or shield, they take Control of the attacking weapon. If the defender Evaded, they may Step. A Miss may also trigger Reactions from certain Talents.</w:t>
      </w:r>
    </w:p>
    <w:p w14:paraId="03C87A50" w14:textId="77777777" w:rsidR="00882086" w:rsidRDefault="00000000">
      <w:pPr>
        <w:pStyle w:val="Heading3"/>
        <w:keepNext/>
        <w:spacing w:before="180" w:after="100"/>
      </w:pPr>
      <w:r>
        <w:rPr>
          <w:rFonts w:eastAsia="Georgia"/>
          <w:color w:val="1D2A32"/>
          <w:sz w:val="23"/>
          <w:szCs w:val="23"/>
        </w:rPr>
        <w:t>4. Damage and Effects</w:t>
      </w:r>
    </w:p>
    <w:p w14:paraId="3D08FE1E" w14:textId="77777777" w:rsidR="00882086" w:rsidRDefault="00000000">
      <w:pPr>
        <w:spacing w:after="120"/>
      </w:pPr>
      <w:r>
        <w:t>Damage is dice plus modifiers, less what the target’s body and armor keep out. Protection applies to any damage that lands on a Zone; Resistance, Weakness, and Immunity apply to everything.</w:t>
      </w:r>
    </w:p>
    <w:tbl>
      <w:tblPr>
        <w:tblW w:w="10320" w:type="dxa"/>
        <w:tblInd w:w="13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158305AE"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D09A170" w14:textId="77777777" w:rsidR="00882086" w:rsidRDefault="00000000">
            <w:pPr>
              <w:spacing w:after="20"/>
              <w:jc w:val="center"/>
            </w:pPr>
            <w:r>
              <w:rPr>
                <w:rFonts w:eastAsia="Georgia"/>
                <w:color w:val="0E5F6B"/>
                <w:sz w:val="26"/>
                <w:szCs w:val="26"/>
              </w:rPr>
              <w:t>Damage = [Dice + Modifiers] − Protection</w:t>
            </w:r>
          </w:p>
        </w:tc>
      </w:tr>
    </w:tbl>
    <w:p w14:paraId="5E7D9C55" w14:textId="77777777" w:rsidR="00882086" w:rsidRDefault="00000000">
      <w:pPr>
        <w:pStyle w:val="Heading4"/>
        <w:keepNext/>
      </w:pPr>
      <w:r>
        <w:t>Strike damage</w:t>
      </w:r>
    </w:p>
    <w:p w14:paraId="13E34498" w14:textId="77777777" w:rsidR="00882086" w:rsidRDefault="00000000">
      <w:pPr>
        <w:spacing w:after="120"/>
      </w:pPr>
      <w:r>
        <w:t xml:space="preserve">A </w:t>
      </w:r>
      <w:r>
        <w:rPr>
          <w:b/>
          <w:bCs/>
        </w:rPr>
        <w:t>Deliberate or Committed Strike</w:t>
      </w:r>
      <w:r>
        <w:t xml:space="preserve"> deals its weapon dice (more of them as you gain levels), plus weapon specialization, plus your Might, plus any bonuses or penalties. A </w:t>
      </w:r>
      <w:r>
        <w:rPr>
          <w:b/>
          <w:bCs/>
        </w:rPr>
        <w:t>Quick Strike</w:t>
      </w:r>
      <w:r>
        <w:t xml:space="preserve"> is a probe: on a Hit it deals one weapon die plus any precision damage, and nothing else. A </w:t>
      </w:r>
      <w:r>
        <w:rPr>
          <w:b/>
          <w:bCs/>
        </w:rPr>
        <w:t>Graze</w:t>
      </w:r>
      <w:r>
        <w:t xml:space="preserve"> deals one weapon die and nothing else: no specialization, no level dice, no precision, no talent damage. Protection is subtracted from each, though against a Graze it cannot reduce the damage below 1.</w:t>
      </w:r>
    </w:p>
    <w:tbl>
      <w:tblPr>
        <w:tblW w:w="10320" w:type="dxa"/>
        <w:tblInd w:w="13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FAE1E9C"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0CB3B49" w14:textId="77777777" w:rsidR="00882086" w:rsidRDefault="00000000">
            <w:pPr>
              <w:spacing w:after="20"/>
              <w:jc w:val="center"/>
            </w:pPr>
            <w:r>
              <w:rPr>
                <w:rFonts w:eastAsia="Georgia"/>
                <w:color w:val="0E5F6B"/>
                <w:sz w:val="26"/>
                <w:szCs w:val="26"/>
              </w:rPr>
              <w:t>Deliberate or Committed Hit = [Weapon Dice + Specialization + Might + Bonuses &amp; Penalties] − Protection</w:t>
            </w:r>
          </w:p>
        </w:tc>
      </w:tr>
      <w:tr w:rsidR="00882086" w14:paraId="656AD72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5D91E44" w14:textId="77777777" w:rsidR="00882086" w:rsidRDefault="00000000">
            <w:pPr>
              <w:spacing w:after="20"/>
              <w:jc w:val="center"/>
            </w:pPr>
            <w:r>
              <w:rPr>
                <w:rFonts w:eastAsia="Georgia"/>
                <w:color w:val="0E5F6B"/>
                <w:sz w:val="26"/>
                <w:szCs w:val="26"/>
              </w:rPr>
              <w:lastRenderedPageBreak/>
              <w:t>Quick Strike Hit = One Weapon Die + Precision − Protection</w:t>
            </w:r>
          </w:p>
        </w:tc>
      </w:tr>
      <w:tr w:rsidR="00882086" w14:paraId="11D8D01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ECC6202" w14:textId="77777777" w:rsidR="00882086" w:rsidRDefault="00000000">
            <w:pPr>
              <w:spacing w:after="20"/>
              <w:jc w:val="center"/>
            </w:pPr>
            <w:r>
              <w:rPr>
                <w:rFonts w:eastAsia="Georgia"/>
                <w:color w:val="0E5F6B"/>
                <w:sz w:val="26"/>
                <w:szCs w:val="26"/>
              </w:rPr>
              <w:t>Graze = One Weapon Die − Protection (minimum 1)</w:t>
            </w:r>
          </w:p>
        </w:tc>
      </w:tr>
    </w:tbl>
    <w:p w14:paraId="45B35194" w14:textId="77777777" w:rsidR="00882086" w:rsidRDefault="00000000">
      <w:pPr>
        <w:pStyle w:val="Heading4"/>
        <w:keepNext/>
      </w:pPr>
      <w:r>
        <w:t>Special damage types</w:t>
      </w:r>
    </w:p>
    <w:p w14:paraId="0B4D6B18" w14:textId="77777777" w:rsidR="00882086" w:rsidRDefault="00000000">
      <w:pPr>
        <w:spacing w:after="120"/>
      </w:pPr>
      <w:r>
        <w:rPr>
          <w:b/>
          <w:bCs/>
        </w:rPr>
        <w:t>Precision Damage</w:t>
      </w:r>
      <w:r>
        <w:t xml:space="preserve"> is extra damage that comes from where you put the blow rather than how hard you swing it.</w:t>
      </w:r>
    </w:p>
    <w:p w14:paraId="34122068" w14:textId="77777777" w:rsidR="00882086" w:rsidRDefault="00000000">
      <w:pPr>
        <w:pStyle w:val="ListParagraph"/>
        <w:numPr>
          <w:ilvl w:val="0"/>
          <w:numId w:val="3"/>
        </w:numPr>
        <w:spacing w:after="60"/>
      </w:pPr>
      <w:r>
        <w:t>Precision Damage is added to a Hit and to a Critical Hit, and is doubled along with everything else on a Critical Hit.</w:t>
      </w:r>
    </w:p>
    <w:p w14:paraId="36720176" w14:textId="77777777" w:rsidR="00882086" w:rsidRDefault="00000000">
      <w:pPr>
        <w:pStyle w:val="ListParagraph"/>
        <w:numPr>
          <w:ilvl w:val="0"/>
          <w:numId w:val="3"/>
        </w:numPr>
        <w:spacing w:after="60"/>
      </w:pPr>
      <w:r>
        <w:t>Precision Damage is never added to a Graze. A Graze is one weapon die and nothing else.</w:t>
      </w:r>
    </w:p>
    <w:p w14:paraId="4EAED0E0" w14:textId="77777777" w:rsidR="00882086" w:rsidRDefault="00000000">
      <w:pPr>
        <w:pStyle w:val="ListParagraph"/>
        <w:numPr>
          <w:ilvl w:val="0"/>
          <w:numId w:val="3"/>
        </w:numPr>
        <w:spacing w:after="60"/>
      </w:pPr>
      <w:r>
        <w:t>Precision Damage is part of the same instance of damage as the Strike that carried it. The Zone’s Protection is subtracted once from the total, not once from each part.</w:t>
      </w:r>
    </w:p>
    <w:p w14:paraId="23900661" w14:textId="77777777" w:rsidR="00882086" w:rsidRDefault="00000000">
      <w:pPr>
        <w:pStyle w:val="ListParagraph"/>
        <w:numPr>
          <w:ilvl w:val="0"/>
          <w:numId w:val="3"/>
        </w:numPr>
        <w:spacing w:after="60"/>
      </w:pPr>
      <w:r>
        <w:t>Some creatures with strange anatomy may be resistant or immune to Precision Damage.</w:t>
      </w:r>
    </w:p>
    <w:p w14:paraId="67518B61" w14:textId="77777777" w:rsidR="00882086" w:rsidRDefault="00000000">
      <w:pPr>
        <w:spacing w:after="120"/>
      </w:pPr>
      <w:r>
        <w:rPr>
          <w:b/>
          <w:bCs/>
        </w:rPr>
        <w:t>Persistent Damage</w:t>
      </w:r>
      <w:r>
        <w:t xml:space="preserve"> is damage that is still happening: a wound that will not close, a fire that will not go out, a venom already in the blood. It is always written as a type and an amount, such as 1d4 persistent bleed.</w:t>
      </w:r>
    </w:p>
    <w:p w14:paraId="3E5D07C4" w14:textId="77777777" w:rsidR="00882086" w:rsidRDefault="00000000">
      <w:pPr>
        <w:pStyle w:val="ListParagraph"/>
        <w:numPr>
          <w:ilvl w:val="0"/>
          <w:numId w:val="3"/>
        </w:numPr>
        <w:spacing w:after="60"/>
      </w:pPr>
      <w:r>
        <w:t>You take Persistent Damage at the end of each round, rolling its dice fresh each time.</w:t>
      </w:r>
    </w:p>
    <w:p w14:paraId="11FFC9E4" w14:textId="77777777" w:rsidR="00882086" w:rsidRDefault="00000000">
      <w:pPr>
        <w:pStyle w:val="ListParagraph"/>
        <w:numPr>
          <w:ilvl w:val="0"/>
          <w:numId w:val="3"/>
        </w:numPr>
        <w:spacing w:after="60"/>
      </w:pPr>
      <w:r>
        <w:t>Protection does not apply. Armor turns a blow aside; it does nothing about a blow that already landed.</w:t>
      </w:r>
    </w:p>
    <w:p w14:paraId="1CF0E195" w14:textId="77777777" w:rsidR="00882086" w:rsidRDefault="00000000">
      <w:pPr>
        <w:pStyle w:val="ListParagraph"/>
        <w:numPr>
          <w:ilvl w:val="0"/>
          <w:numId w:val="3"/>
        </w:numPr>
        <w:spacing w:after="60"/>
      </w:pPr>
      <w:commentRangeStart w:id="11"/>
      <w:r>
        <w:t>Immediately after you take it, roll an Endure check against a Threshold of 10 + the amount you just took. On a success, the Persistent Damage ends.</w:t>
      </w:r>
      <w:commentRangeEnd w:id="11"/>
      <w:r w:rsidR="00C04CF0">
        <w:rPr>
          <w:rStyle w:val="CommentReference"/>
          <w:sz w:val="21"/>
          <w:szCs w:val="21"/>
        </w:rPr>
        <w:commentReference w:id="11"/>
      </w:r>
    </w:p>
    <w:p w14:paraId="600ADBFB" w14:textId="77777777" w:rsidR="00882086" w:rsidRDefault="00000000">
      <w:pPr>
        <w:pStyle w:val="ListParagraph"/>
        <w:numPr>
          <w:ilvl w:val="0"/>
          <w:numId w:val="3"/>
        </w:numPr>
        <w:spacing w:after="60"/>
      </w:pPr>
      <w:r>
        <w:t xml:space="preserve">An adjacent ally may spend ❶ to help: smothering the flames, packing the wound, cutting away a burning strap. </w:t>
      </w:r>
      <w:commentRangeStart w:id="12"/>
      <w:r>
        <w:t>You gain a +2 Situation bonus to your Endure check, if so.</w:t>
      </w:r>
      <w:commentRangeEnd w:id="12"/>
      <w:r w:rsidR="00C04CF0">
        <w:rPr>
          <w:rStyle w:val="CommentReference"/>
          <w:sz w:val="21"/>
          <w:szCs w:val="21"/>
        </w:rPr>
        <w:commentReference w:id="12"/>
      </w:r>
    </w:p>
    <w:p w14:paraId="1BA617A2" w14:textId="77777777" w:rsidR="00882086" w:rsidRDefault="00000000">
      <w:pPr>
        <w:pStyle w:val="ListParagraph"/>
        <w:numPr>
          <w:ilvl w:val="0"/>
          <w:numId w:val="3"/>
        </w:numPr>
        <w:spacing w:after="60"/>
      </w:pPr>
      <w:r>
        <w:t>Two instances of the same type do not stack. Keep the higher and discard the other. Different types run separately, because bleed and fire are two problems.</w:t>
      </w:r>
    </w:p>
    <w:p w14:paraId="4DE56776" w14:textId="77777777" w:rsidR="00882086" w:rsidRDefault="00000000">
      <w:pPr>
        <w:pStyle w:val="ListParagraph"/>
        <w:numPr>
          <w:ilvl w:val="0"/>
          <w:numId w:val="3"/>
        </w:numPr>
        <w:spacing w:after="60"/>
      </w:pPr>
      <w:r>
        <w:t>Persistent Damage keeps working while you are unconscious and while you are Dying.</w:t>
      </w:r>
    </w:p>
    <w:p w14:paraId="74BEE9E3" w14:textId="77777777" w:rsidR="00882086" w:rsidRDefault="00000000">
      <w:pPr>
        <w:pStyle w:val="Heading4"/>
        <w:keepNext/>
      </w:pPr>
      <w:r>
        <w:t>Protection</w:t>
      </w:r>
    </w:p>
    <w:p w14:paraId="5B1FA95E" w14:textId="77777777" w:rsidR="00882086" w:rsidRDefault="00000000">
      <w:pPr>
        <w:spacing w:after="120"/>
      </w:pPr>
      <w:r>
        <w:t>Protection is armor, and armor decides how much of a blow your body actually feels. It never makes you harder to hit. Each Zone has its own Protection, and that number subtracts from every instance of damage that lands on that Zone, a Graze included. Protection alone can never reduce damage below 1. Something always gets through. Resistance and Immunity can take it to 0; armor cannot.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938"/>
        <w:gridCol w:w="9382"/>
      </w:tblGrid>
      <w:tr w:rsidR="00882086" w14:paraId="175F4D06" w14:textId="77777777">
        <w:trPr>
          <w:cantSplit/>
          <w:tblHeader/>
        </w:trPr>
        <w:tc>
          <w:tcPr>
            <w:tcW w:w="9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8B15762" w14:textId="77777777" w:rsidR="00882086" w:rsidRDefault="00000000">
            <w:pPr>
              <w:spacing w:before="20" w:after="20"/>
            </w:pPr>
            <w:r>
              <w:rPr>
                <w:b/>
                <w:bCs/>
                <w:color w:val="FFFFFF"/>
                <w:sz w:val="19"/>
                <w:szCs w:val="19"/>
              </w:rPr>
              <w:t>Step</w:t>
            </w:r>
          </w:p>
        </w:tc>
        <w:tc>
          <w:tcPr>
            <w:tcW w:w="93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723B71" w14:textId="77777777" w:rsidR="00882086" w:rsidRDefault="00000000">
            <w:pPr>
              <w:spacing w:before="20" w:after="20"/>
            </w:pPr>
            <w:r>
              <w:rPr>
                <w:b/>
                <w:bCs/>
                <w:color w:val="FFFFFF"/>
                <w:sz w:val="19"/>
                <w:szCs w:val="19"/>
              </w:rPr>
              <w:t>Finding a Zone’s Protection</w:t>
            </w:r>
          </w:p>
        </w:tc>
      </w:tr>
      <w:tr w:rsidR="00882086" w14:paraId="7FF6361F"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1A931B" w14:textId="77777777" w:rsidR="00882086" w:rsidRDefault="00000000">
            <w:pPr>
              <w:spacing w:before="20" w:after="20"/>
            </w:pPr>
            <w:r>
              <w:rPr>
                <w:sz w:val="19"/>
                <w:szCs w:val="19"/>
              </w:rPr>
              <w:t>1</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8A47EE" w14:textId="77777777" w:rsidR="00882086" w:rsidRDefault="00000000">
            <w:pPr>
              <w:spacing w:before="20" w:after="20"/>
            </w:pPr>
            <w:r>
              <w:rPr>
                <w:sz w:val="19"/>
                <w:szCs w:val="19"/>
              </w:rPr>
              <w:t>If the Zone is Exposed and the Strike is Deliberate or Committed, its Protection is 0; you can stop here. (A Quick Strike always meets full Protection.)</w:t>
            </w:r>
          </w:p>
        </w:tc>
      </w:tr>
      <w:tr w:rsidR="00882086" w14:paraId="68446BB7"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873A1A" w14:textId="77777777" w:rsidR="00882086" w:rsidRDefault="00000000">
            <w:pPr>
              <w:spacing w:before="20" w:after="20"/>
            </w:pPr>
            <w:r>
              <w:rPr>
                <w:sz w:val="19"/>
                <w:szCs w:val="19"/>
              </w:rPr>
              <w:t>2</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CCAE39" w14:textId="77777777" w:rsidR="00882086" w:rsidRDefault="00000000">
            <w:pPr>
              <w:spacing w:before="20" w:after="20"/>
            </w:pPr>
            <w:r>
              <w:rPr>
                <w:sz w:val="19"/>
                <w:szCs w:val="19"/>
              </w:rPr>
              <w:t>Start with the Protection of the piece worn there. No piece worn means 0.</w:t>
            </w:r>
          </w:p>
        </w:tc>
      </w:tr>
      <w:tr w:rsidR="00882086" w14:paraId="5C55D19B"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E52F5D" w14:textId="77777777" w:rsidR="00882086" w:rsidRDefault="00000000">
            <w:pPr>
              <w:spacing w:before="20" w:after="20"/>
            </w:pPr>
            <w:r>
              <w:rPr>
                <w:sz w:val="19"/>
                <w:szCs w:val="19"/>
              </w:rPr>
              <w:t>3</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56BB22" w14:textId="77777777" w:rsidR="00882086" w:rsidRDefault="00000000">
            <w:pPr>
              <w:spacing w:before="20" w:after="20"/>
            </w:pPr>
            <w:r>
              <w:rPr>
                <w:sz w:val="19"/>
                <w:szCs w:val="19"/>
              </w:rPr>
              <w:t>Add any bonus that applies to that Zone (a matched harness adds 1 to your Torso; some Talents add to every Zone).</w:t>
            </w:r>
          </w:p>
        </w:tc>
      </w:tr>
      <w:tr w:rsidR="00882086" w14:paraId="752ABF61"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57015F" w14:textId="77777777" w:rsidR="00882086" w:rsidRDefault="00000000">
            <w:pPr>
              <w:spacing w:before="20" w:after="20"/>
            </w:pPr>
            <w:r>
              <w:rPr>
                <w:sz w:val="19"/>
                <w:szCs w:val="19"/>
              </w:rPr>
              <w:t>4</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DC8017" w14:textId="77777777" w:rsidR="00882086" w:rsidRDefault="00000000">
            <w:pPr>
              <w:spacing w:before="20" w:after="20"/>
            </w:pPr>
            <w:r>
              <w:rPr>
                <w:sz w:val="19"/>
                <w:szCs w:val="19"/>
              </w:rPr>
              <w:t>Subtract 1 if the incoming damage type is the one that piece’s material turns poorly. A Zone with no armor has no material, and so has no such weakness.</w:t>
            </w:r>
          </w:p>
        </w:tc>
      </w:tr>
      <w:tr w:rsidR="00882086" w14:paraId="00C995C7"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CE1F4" w14:textId="77777777" w:rsidR="00882086" w:rsidRDefault="00000000">
            <w:pPr>
              <w:spacing w:before="20" w:after="20"/>
            </w:pPr>
            <w:r>
              <w:rPr>
                <w:sz w:val="19"/>
                <w:szCs w:val="19"/>
              </w:rPr>
              <w:t>5</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750EE8" w14:textId="77777777" w:rsidR="00882086" w:rsidRDefault="00000000">
            <w:pPr>
              <w:spacing w:before="20" w:after="20"/>
            </w:pPr>
            <w:r>
              <w:rPr>
                <w:sz w:val="19"/>
                <w:szCs w:val="19"/>
              </w:rPr>
              <w:t>Subtract any Protection the attacker ignores.</w:t>
            </w:r>
          </w:p>
        </w:tc>
      </w:tr>
    </w:tbl>
    <w:p w14:paraId="5083AF4F" w14:textId="77777777" w:rsidR="00882086" w:rsidRDefault="00000000">
      <w:pPr>
        <w:pStyle w:val="Heading4"/>
        <w:keepNext/>
      </w:pPr>
      <w:r>
        <w:t>Resistance, Weakness, and Immunity</w:t>
      </w:r>
    </w:p>
    <w:p w14:paraId="66E9567F" w14:textId="77777777" w:rsidR="00882086" w:rsidRDefault="00000000">
      <w:pPr>
        <w:spacing w:after="120"/>
      </w:pPr>
      <w:r>
        <w:rPr>
          <w:b/>
          <w:bCs/>
        </w:rPr>
        <w:t>Resistance N</w:t>
      </w:r>
      <w:r>
        <w:t xml:space="preserve"> reduces each instance of damage of the named type by N. It is written as resistance 5 (fire) or resistance 3 (piercing). Unlike Protection, Resistance can reduce an instance of damage all the way to 0.</w:t>
      </w:r>
    </w:p>
    <w:p w14:paraId="20A8218D" w14:textId="77777777" w:rsidR="00882086" w:rsidRDefault="00000000">
      <w:pPr>
        <w:spacing w:after="120"/>
      </w:pPr>
      <w:r>
        <w:rPr>
          <w:b/>
          <w:bCs/>
        </w:rPr>
        <w:t>Weakness N</w:t>
      </w:r>
      <w:r>
        <w:t xml:space="preserve"> increases each instance of damage of the named type by N. It is written as weakness 5 (fire). A single point is enough: if any damage of that type reaches the creature at all, it takes the full Weakness. One point of fire against weakness 5 (fire) deals 6.</w:t>
      </w:r>
    </w:p>
    <w:p w14:paraId="6D1BE8C6" w14:textId="77777777" w:rsidR="00882086" w:rsidRDefault="00000000">
      <w:pPr>
        <w:spacing w:after="120"/>
      </w:pPr>
      <w:r>
        <w:rPr>
          <w:b/>
          <w:bCs/>
        </w:rPr>
        <w:t>Immunity</w:t>
      </w:r>
      <w:r>
        <w:t xml:space="preserve"> means that kind of damage or effect does nothing whatsoever. An immune creature takes no damage of that type, and ignores conditions, traits, and effects it is immune to. Immunity is checked before Weakness and Resistance, and it overrides the rule that at least 1 damage always gets through.</w:t>
      </w:r>
    </w:p>
    <w:p w14:paraId="62BDE9DD" w14:textId="77777777" w:rsidR="00882086" w:rsidRDefault="00000000">
      <w:pPr>
        <w:pStyle w:val="Heading4"/>
        <w:keepNext/>
      </w:pPr>
      <w:r>
        <w:lastRenderedPageBreak/>
        <w:t>The order of operations</w:t>
      </w:r>
    </w:p>
    <w:p w14:paraId="2AC1BFE4" w14:textId="77777777" w:rsidR="00882086" w:rsidRDefault="00000000">
      <w:pPr>
        <w:spacing w:after="120"/>
      </w:pPr>
      <w:r>
        <w:t>Work top to bottom, after rolling your damage dice but before adding them up (or doubling them, if there is a Critical Hit). Skip anything that does not apply.</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938"/>
        <w:gridCol w:w="9382"/>
      </w:tblGrid>
      <w:tr w:rsidR="00882086" w14:paraId="6A67AB4E" w14:textId="77777777">
        <w:trPr>
          <w:cantSplit/>
          <w:tblHeader/>
        </w:trPr>
        <w:tc>
          <w:tcPr>
            <w:tcW w:w="9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5EB6A4A" w14:textId="77777777" w:rsidR="00882086" w:rsidRDefault="00000000">
            <w:pPr>
              <w:spacing w:before="20" w:after="20"/>
            </w:pPr>
            <w:r>
              <w:rPr>
                <w:b/>
                <w:bCs/>
                <w:color w:val="FFFFFF"/>
                <w:sz w:val="19"/>
                <w:szCs w:val="19"/>
              </w:rPr>
              <w:t>Step</w:t>
            </w:r>
          </w:p>
        </w:tc>
        <w:tc>
          <w:tcPr>
            <w:tcW w:w="93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597845" w14:textId="77777777" w:rsidR="00882086" w:rsidRDefault="00000000">
            <w:pPr>
              <w:spacing w:before="20" w:after="20"/>
            </w:pPr>
            <w:r>
              <w:rPr>
                <w:b/>
                <w:bCs/>
                <w:color w:val="FFFFFF"/>
                <w:sz w:val="19"/>
                <w:szCs w:val="19"/>
              </w:rPr>
              <w:t>The order of operations for damage</w:t>
            </w:r>
          </w:p>
        </w:tc>
      </w:tr>
      <w:tr w:rsidR="00882086" w14:paraId="5FA1A809"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23D10A" w14:textId="77777777" w:rsidR="00882086" w:rsidRDefault="00000000">
            <w:pPr>
              <w:spacing w:before="20" w:after="20"/>
            </w:pPr>
            <w:r>
              <w:rPr>
                <w:sz w:val="19"/>
                <w:szCs w:val="19"/>
              </w:rPr>
              <w:t>1</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173038" w14:textId="77777777" w:rsidR="00882086" w:rsidRDefault="00000000">
            <w:pPr>
              <w:spacing w:before="20" w:after="20"/>
            </w:pPr>
            <w:r>
              <w:rPr>
                <w:sz w:val="19"/>
                <w:szCs w:val="19"/>
              </w:rPr>
              <w:t>Apply Immunity.</w:t>
            </w:r>
          </w:p>
        </w:tc>
      </w:tr>
      <w:tr w:rsidR="00882086" w14:paraId="3AB5A9E4"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B85D5A" w14:textId="77777777" w:rsidR="00882086" w:rsidRDefault="00000000">
            <w:pPr>
              <w:spacing w:before="20" w:after="20"/>
            </w:pPr>
            <w:r>
              <w:rPr>
                <w:sz w:val="19"/>
                <w:szCs w:val="19"/>
              </w:rPr>
              <w:t>2</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E217BE" w14:textId="77777777" w:rsidR="00882086" w:rsidRDefault="00000000">
            <w:pPr>
              <w:spacing w:before="20" w:after="20"/>
            </w:pPr>
            <w:r>
              <w:rPr>
                <w:sz w:val="19"/>
                <w:szCs w:val="19"/>
              </w:rPr>
              <w:t>Add up all of the remaining dice, damage bonuses, and damage modifiers.</w:t>
            </w:r>
          </w:p>
        </w:tc>
      </w:tr>
      <w:tr w:rsidR="00882086" w14:paraId="65E8AE2B"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436FCF" w14:textId="77777777" w:rsidR="00882086" w:rsidRDefault="00000000">
            <w:pPr>
              <w:spacing w:before="20" w:after="20"/>
            </w:pPr>
            <w:r>
              <w:rPr>
                <w:sz w:val="19"/>
                <w:szCs w:val="19"/>
              </w:rPr>
              <w:t>3</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254C30" w14:textId="77777777" w:rsidR="00882086" w:rsidRDefault="00000000">
            <w:pPr>
              <w:spacing w:before="20" w:after="20"/>
            </w:pPr>
            <w:r>
              <w:rPr>
                <w:sz w:val="19"/>
                <w:szCs w:val="19"/>
              </w:rPr>
              <w:t>Add Weakness of the applicable damage type(s).</w:t>
            </w:r>
          </w:p>
        </w:tc>
      </w:tr>
      <w:tr w:rsidR="00882086" w14:paraId="7959CAA3"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6E9492" w14:textId="77777777" w:rsidR="00882086" w:rsidRDefault="00000000">
            <w:pPr>
              <w:spacing w:before="20" w:after="20"/>
            </w:pPr>
            <w:r>
              <w:rPr>
                <w:sz w:val="19"/>
                <w:szCs w:val="19"/>
              </w:rPr>
              <w:t>4</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465C8F" w14:textId="77777777" w:rsidR="00882086" w:rsidRDefault="00000000">
            <w:pPr>
              <w:spacing w:before="20" w:after="20"/>
            </w:pPr>
            <w:r>
              <w:rPr>
                <w:sz w:val="19"/>
                <w:szCs w:val="19"/>
              </w:rPr>
              <w:t>Subtract Resistance from the dice rolls of the applicable damage type(s).</w:t>
            </w:r>
          </w:p>
        </w:tc>
      </w:tr>
      <w:tr w:rsidR="00882086" w14:paraId="5ECFFC42"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BFD69D" w14:textId="77777777" w:rsidR="00882086" w:rsidRDefault="00000000">
            <w:pPr>
              <w:spacing w:before="20" w:after="20"/>
            </w:pPr>
            <w:r>
              <w:rPr>
                <w:sz w:val="19"/>
                <w:szCs w:val="19"/>
              </w:rPr>
              <w:t>5</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990134" w14:textId="77777777" w:rsidR="00882086" w:rsidRDefault="00000000">
            <w:pPr>
              <w:spacing w:before="20" w:after="20"/>
            </w:pPr>
            <w:r>
              <w:rPr>
                <w:sz w:val="19"/>
                <w:szCs w:val="19"/>
              </w:rPr>
              <w:t>Double the total if it was a Critical Hit.</w:t>
            </w:r>
          </w:p>
        </w:tc>
      </w:tr>
      <w:tr w:rsidR="00882086" w14:paraId="71F57D73"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0D5E0B" w14:textId="77777777" w:rsidR="00882086" w:rsidRDefault="00000000">
            <w:pPr>
              <w:spacing w:before="20" w:after="20"/>
            </w:pPr>
            <w:r>
              <w:rPr>
                <w:sz w:val="19"/>
                <w:szCs w:val="19"/>
              </w:rPr>
              <w:t>6</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DDC5AE" w14:textId="77777777" w:rsidR="00882086" w:rsidRDefault="00000000">
            <w:pPr>
              <w:spacing w:before="20" w:after="20"/>
            </w:pPr>
            <w:r>
              <w:rPr>
                <w:sz w:val="19"/>
                <w:szCs w:val="19"/>
              </w:rPr>
              <w:t>Subtract Protection from the total (if applicable).</w:t>
            </w:r>
          </w:p>
        </w:tc>
      </w:tr>
      <w:tr w:rsidR="00882086" w14:paraId="40CD180C"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DA8B6D" w14:textId="77777777" w:rsidR="00882086" w:rsidRDefault="00000000">
            <w:pPr>
              <w:spacing w:before="20" w:after="20"/>
            </w:pPr>
            <w:r>
              <w:rPr>
                <w:sz w:val="19"/>
                <w:szCs w:val="19"/>
              </w:rPr>
              <w:t>7</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23CF1A" w14:textId="77777777" w:rsidR="00882086" w:rsidRDefault="00000000">
            <w:pPr>
              <w:spacing w:before="20" w:after="20"/>
            </w:pPr>
            <w:r>
              <w:rPr>
                <w:sz w:val="19"/>
                <w:szCs w:val="19"/>
              </w:rPr>
              <w:t>Deal damage to Temporary Vigor (if applicable).</w:t>
            </w:r>
          </w:p>
        </w:tc>
      </w:tr>
      <w:tr w:rsidR="00882086" w14:paraId="53DFE538"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206B04" w14:textId="77777777" w:rsidR="00882086" w:rsidRDefault="00000000">
            <w:pPr>
              <w:spacing w:before="20" w:after="20"/>
            </w:pPr>
            <w:r>
              <w:rPr>
                <w:sz w:val="19"/>
                <w:szCs w:val="19"/>
              </w:rPr>
              <w:t>8</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B62615" w14:textId="77777777" w:rsidR="00882086" w:rsidRDefault="00000000">
            <w:pPr>
              <w:spacing w:before="20" w:after="20"/>
            </w:pPr>
            <w:r>
              <w:rPr>
                <w:sz w:val="19"/>
                <w:szCs w:val="19"/>
              </w:rPr>
              <w:t>Deal damage to Vigor.</w:t>
            </w:r>
          </w:p>
        </w:tc>
      </w:tr>
    </w:tbl>
    <w:p w14:paraId="4F697D45" w14:textId="77777777" w:rsidR="00882086" w:rsidRDefault="00000000">
      <w:pPr>
        <w:spacing w:after="120"/>
      </w:pPr>
      <w:r>
        <w:t>Weakness is added before Resistance is subtracted, so a creature with both weakness 5 (fire) and resistance 5 (fire) simply takes normal fire damage rather than one cancelling the other out early. A weapon’s Deadly die lands at the same seam: it is a critical effect of the weapon, so it is added after the doubling in step 5 and before Protection is subtracted in step 6.</w:t>
      </w:r>
    </w:p>
    <w:p w14:paraId="1CF7976F" w14:textId="77777777" w:rsidR="00882086" w:rsidRDefault="00000000">
      <w:pPr>
        <w:pStyle w:val="Heading3"/>
        <w:keepNext/>
        <w:spacing w:before="180" w:after="100"/>
      </w:pPr>
      <w:r>
        <w:rPr>
          <w:rFonts w:eastAsia="Georgia"/>
          <w:color w:val="1D2A32"/>
          <w:sz w:val="23"/>
          <w:szCs w:val="23"/>
        </w:rPr>
        <w:t>5. Position</w:t>
      </w:r>
    </w:p>
    <w:p w14:paraId="61794F38" w14:textId="77777777" w:rsidR="00882086" w:rsidRDefault="00000000">
      <w:pPr>
        <w:spacing w:after="120"/>
      </w:pPr>
      <w:r>
        <w:t>Every Blow leaves the fighters somewhere. Three things track it: which Zones are Exposed, whether two weapons are in a Bind, and who Controls it.</w:t>
      </w:r>
    </w:p>
    <w:p w14:paraId="05E105A4" w14:textId="77777777" w:rsidR="00882086" w:rsidRDefault="00000000">
      <w:pPr>
        <w:pStyle w:val="Heading4"/>
        <w:keepNext/>
      </w:pPr>
      <w:r>
        <w:t>Zones</w:t>
      </w:r>
    </w:p>
    <w:p w14:paraId="24A22671" w14:textId="77777777" w:rsidR="00882086" w:rsidRDefault="00000000">
      <w:pPr>
        <w:spacing w:after="120"/>
      </w:pPr>
      <w:r>
        <w:t>There are four Zones: Arms, Legs, Torso, and Head. Each can carry its own armor for Protection. Hits go to the Torso unless a Zone is Exposed or the Hit is Critical. When a Zone is Critically Hit, the target suffers an effect depending on the Zone:</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720"/>
        <w:gridCol w:w="4299"/>
        <w:gridCol w:w="4301"/>
      </w:tblGrid>
      <w:tr w:rsidR="00882086" w14:paraId="11BBFAD9" w14:textId="77777777">
        <w:trPr>
          <w:cantSplit/>
          <w:tblHeader/>
        </w:trPr>
        <w:tc>
          <w:tcPr>
            <w:tcW w:w="17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A989ED" w14:textId="77777777" w:rsidR="00882086" w:rsidRDefault="00000000">
            <w:pPr>
              <w:spacing w:before="20" w:after="20"/>
            </w:pPr>
            <w:r>
              <w:rPr>
                <w:b/>
                <w:bCs/>
                <w:color w:val="FFFFFF"/>
                <w:sz w:val="19"/>
                <w:szCs w:val="19"/>
              </w:rPr>
              <w:t>Zone</w:t>
            </w:r>
          </w:p>
        </w:tc>
        <w:tc>
          <w:tcPr>
            <w:tcW w:w="42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21D30E0" w14:textId="77777777" w:rsidR="00882086" w:rsidRDefault="00000000">
            <w:pPr>
              <w:spacing w:before="20" w:after="20"/>
            </w:pPr>
            <w:r>
              <w:rPr>
                <w:b/>
                <w:bCs/>
                <w:color w:val="FFFFFF"/>
                <w:sz w:val="19"/>
                <w:szCs w:val="19"/>
              </w:rPr>
              <w:t>Critical Hit</w:t>
            </w:r>
          </w:p>
        </w:tc>
        <w:tc>
          <w:tcPr>
            <w:tcW w:w="4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4E8CAE2" w14:textId="77777777" w:rsidR="00882086" w:rsidRDefault="00000000">
            <w:pPr>
              <w:spacing w:before="20" w:after="20"/>
            </w:pPr>
            <w:r>
              <w:rPr>
                <w:b/>
                <w:bCs/>
                <w:color w:val="FFFFFF"/>
                <w:sz w:val="19"/>
                <w:szCs w:val="19"/>
              </w:rPr>
              <w:t>Critical Hit on an Exposed Zone</w:t>
            </w:r>
          </w:p>
        </w:tc>
      </w:tr>
      <w:tr w:rsidR="00882086" w14:paraId="593E1122"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9319E4" w14:textId="77777777" w:rsidR="00882086" w:rsidRDefault="00000000">
            <w:pPr>
              <w:spacing w:before="20" w:after="20"/>
            </w:pPr>
            <w:r>
              <w:rPr>
                <w:sz w:val="19"/>
                <w:szCs w:val="19"/>
              </w:rPr>
              <w:t>Torso</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552F78" w14:textId="77777777" w:rsidR="00882086" w:rsidRDefault="00000000">
            <w:pPr>
              <w:spacing w:before="20" w:after="20"/>
            </w:pPr>
            <w:r>
              <w:rPr>
                <w:sz w:val="19"/>
                <w:szCs w:val="19"/>
              </w:rPr>
              <w:t>The target is Off-Guard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0B014E" w14:textId="77777777" w:rsidR="00882086" w:rsidRDefault="00000000">
            <w:pPr>
              <w:spacing w:before="20" w:after="20"/>
            </w:pPr>
            <w:r>
              <w:rPr>
                <w:sz w:val="19"/>
                <w:szCs w:val="19"/>
              </w:rPr>
              <w:t>As left, and if the Strike was Deliberate or Committed, the Zone is Wounded (see Vigor &amp; Wounds).</w:t>
            </w:r>
          </w:p>
        </w:tc>
      </w:tr>
      <w:tr w:rsidR="00882086" w14:paraId="1B249447"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2432AC" w14:textId="77777777" w:rsidR="00882086" w:rsidRDefault="00000000">
            <w:pPr>
              <w:spacing w:before="20" w:after="20"/>
            </w:pPr>
            <w:r>
              <w:rPr>
                <w:sz w:val="19"/>
                <w:szCs w:val="19"/>
              </w:rPr>
              <w:t>Arms</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B8CAD9" w14:textId="77777777" w:rsidR="00882086" w:rsidRDefault="00000000">
            <w:pPr>
              <w:spacing w:before="20" w:after="20"/>
            </w:pPr>
            <w:r>
              <w:rPr>
                <w:sz w:val="19"/>
                <w:szCs w:val="19"/>
              </w:rPr>
              <w:t>The target takes a −2 Situation penalty to attack rolls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C4AC2EB" w14:textId="77777777" w:rsidR="00882086" w:rsidRDefault="00000000">
            <w:pPr>
              <w:spacing w:before="20" w:after="20"/>
            </w:pPr>
            <w:r>
              <w:rPr>
                <w:sz w:val="19"/>
                <w:szCs w:val="19"/>
              </w:rPr>
              <w:t>As left, and if the Strike was Deliberate or Committed, the Zone is Wounded (see Vigor &amp; Wounds).</w:t>
            </w:r>
          </w:p>
        </w:tc>
      </w:tr>
      <w:tr w:rsidR="00882086" w14:paraId="30F27B6F"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938A3" w14:textId="77777777" w:rsidR="00882086" w:rsidRDefault="00000000">
            <w:pPr>
              <w:spacing w:before="20" w:after="20"/>
            </w:pPr>
            <w:r>
              <w:rPr>
                <w:sz w:val="19"/>
                <w:szCs w:val="19"/>
              </w:rPr>
              <w:t>Legs</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DEC50B" w14:textId="77777777" w:rsidR="00882086" w:rsidRDefault="00000000">
            <w:pPr>
              <w:spacing w:before="20" w:after="20"/>
            </w:pPr>
            <w:r>
              <w:rPr>
                <w:sz w:val="19"/>
                <w:szCs w:val="19"/>
              </w:rPr>
              <w:t>The target’s Speed is halved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3A0C31" w14:textId="77777777" w:rsidR="00882086" w:rsidRDefault="00000000">
            <w:pPr>
              <w:spacing w:before="20" w:after="20"/>
            </w:pPr>
            <w:r>
              <w:rPr>
                <w:sz w:val="19"/>
                <w:szCs w:val="19"/>
              </w:rPr>
              <w:t>As left, and if the Strike was Deliberate or Committed, the Zone is Wounded (see Vigor &amp; Wounds).</w:t>
            </w:r>
          </w:p>
        </w:tc>
      </w:tr>
      <w:tr w:rsidR="00882086" w14:paraId="492A7EEC"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761DAD" w14:textId="77777777" w:rsidR="00882086" w:rsidRDefault="00000000">
            <w:pPr>
              <w:spacing w:before="20" w:after="20"/>
            </w:pPr>
            <w:r>
              <w:rPr>
                <w:sz w:val="19"/>
                <w:szCs w:val="19"/>
              </w:rPr>
              <w:t>Head</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D5336" w14:textId="77777777" w:rsidR="00882086" w:rsidRDefault="00000000">
            <w:pPr>
              <w:spacing w:before="20" w:after="20"/>
            </w:pPr>
            <w:r>
              <w:rPr>
                <w:sz w:val="19"/>
                <w:szCs w:val="19"/>
              </w:rPr>
              <w:t>The target cannot use Reactions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4DFE89" w14:textId="77777777" w:rsidR="00882086" w:rsidRDefault="00000000">
            <w:pPr>
              <w:spacing w:before="20" w:after="20"/>
            </w:pPr>
            <w:r>
              <w:rPr>
                <w:sz w:val="19"/>
                <w:szCs w:val="19"/>
              </w:rPr>
              <w:t>As left, and if the Strike was Deliberate or Committed, the Zone is Wounded (see Vigor &amp; Wounds).</w:t>
            </w:r>
          </w:p>
        </w:tc>
      </w:tr>
    </w:tbl>
    <w:p w14:paraId="7E540390" w14:textId="77777777" w:rsidR="00882086" w:rsidRDefault="00000000">
      <w:pPr>
        <w:pStyle w:val="Heading4"/>
        <w:keepNext/>
      </w:pPr>
      <w:r>
        <w:t>Exposed</w:t>
      </w:r>
    </w:p>
    <w:p w14:paraId="7819B7BA" w14:textId="77777777" w:rsidR="00882086" w:rsidRDefault="00000000">
      <w:pPr>
        <w:spacing w:after="120"/>
      </w:pPr>
      <w:r>
        <w:t>When a Zone becomes Exposed, a part of you is open for a focused attack:</w:t>
      </w:r>
    </w:p>
    <w:p w14:paraId="0DAA43B3" w14:textId="77777777" w:rsidR="00882086" w:rsidRDefault="00000000">
      <w:pPr>
        <w:pStyle w:val="ListParagraph"/>
        <w:numPr>
          <w:ilvl w:val="0"/>
          <w:numId w:val="3"/>
        </w:numPr>
        <w:spacing w:after="60"/>
      </w:pPr>
      <w:r>
        <w:t>Its Protection counts as 0 against a Deliberate or Committed Strike. A Quick Strike gains nothing from it.</w:t>
      </w:r>
    </w:p>
    <w:p w14:paraId="57F3D782" w14:textId="77777777" w:rsidR="00882086" w:rsidRDefault="00000000">
      <w:pPr>
        <w:pStyle w:val="ListParagraph"/>
        <w:numPr>
          <w:ilvl w:val="0"/>
          <w:numId w:val="3"/>
        </w:numPr>
        <w:spacing w:after="60"/>
      </w:pPr>
      <w:r>
        <w:t>An ordinary Hit from a Deliberate or Committed Strike may be placed there instead of the Torso.</w:t>
      </w:r>
    </w:p>
    <w:p w14:paraId="409F79E2" w14:textId="77777777" w:rsidR="00882086" w:rsidRDefault="00000000">
      <w:pPr>
        <w:pStyle w:val="ListParagraph"/>
        <w:numPr>
          <w:ilvl w:val="0"/>
          <w:numId w:val="3"/>
        </w:numPr>
        <w:spacing w:after="60"/>
      </w:pPr>
      <w:r>
        <w:t>It stays Exposed until you Recenter ❶ (see Chapter 7: Rules Elements), except that a Zone Exposed by a Posture stays Exposed until the end of the round, and Recenter does not clear it.</w:t>
      </w:r>
    </w:p>
    <w:p w14:paraId="41139CE8" w14:textId="77777777" w:rsidR="00882086" w:rsidRDefault="00000000">
      <w:pPr>
        <w:pStyle w:val="ListParagraph"/>
        <w:numPr>
          <w:ilvl w:val="0"/>
          <w:numId w:val="3"/>
        </w:numPr>
        <w:spacing w:after="60"/>
      </w:pPr>
      <w:r>
        <w:t>A Critical Hit on it with a Deliberate or Committed Strike Wounds it.</w:t>
      </w:r>
    </w:p>
    <w:p w14:paraId="287746E6" w14:textId="77777777" w:rsidR="00882086" w:rsidRDefault="00000000">
      <w:pPr>
        <w:spacing w:after="120"/>
      </w:pPr>
      <w:r>
        <w:lastRenderedPageBreak/>
        <w:t>When a Zone is Exposed, the following condition is placed on you: Exposed [Zone Name]. Zones become Exposed when your own Committed Strike is Stopped; when any Strike of yours Misses; when you take a Posture; when a foe Controls your weapon in a Bind; and through certain Talents and critical effects.</w:t>
      </w:r>
    </w:p>
    <w:p w14:paraId="02E7BE80" w14:textId="77777777" w:rsidR="00882086" w:rsidRDefault="00000000">
      <w:pPr>
        <w:pStyle w:val="Heading4"/>
        <w:keepNext/>
      </w:pPr>
      <w:r>
        <w:t>The Bind</w:t>
      </w:r>
    </w:p>
    <w:p w14:paraId="0F83D8EB" w14:textId="77777777" w:rsidR="00882086" w:rsidRDefault="00000000">
      <w:pPr>
        <w:spacing w:after="120"/>
      </w:pPr>
      <w:r>
        <w:t xml:space="preserve">When a rigid weapon or shield stops a melee weapon or natural attack, the two are in contact: a Bind. Track one relationship per implement, and name the two implements: </w:t>
      </w:r>
      <w:r>
        <w:rPr>
          <w:i/>
          <w:iCs/>
        </w:rPr>
        <w:t>longsword — spear</w:t>
      </w:r>
      <w:r>
        <w:t xml:space="preserve">, or </w:t>
      </w:r>
      <w:r>
        <w:rPr>
          <w:i/>
          <w:iCs/>
        </w:rPr>
        <w:t>shield &gt; bite</w:t>
      </w:r>
      <w:r>
        <w:t xml:space="preserve">. A Bind is </w:t>
      </w:r>
      <w:r>
        <w:rPr>
          <w:b/>
          <w:bCs/>
        </w:rPr>
        <w:t>neutral</w:t>
      </w:r>
      <w:r>
        <w:t xml:space="preserve"> (—) when neither fighter has the line, or </w:t>
      </w:r>
      <w:r>
        <w:rPr>
          <w:b/>
          <w:bCs/>
        </w:rPr>
        <w:t>Controlled</w:t>
      </w:r>
      <w:r>
        <w:t xml:space="preserve"> (&gt;) when one does. Only Guard can form a Bind, and only with a rigid weapon, a shield, or a natural weapon its profile allows. A bare hand or a Flexible weapon can Guard, but cannot Bind.</w:t>
      </w:r>
    </w:p>
    <w:p w14:paraId="50256D7D" w14:textId="77777777" w:rsidR="00882086" w:rsidRDefault="00000000">
      <w:pPr>
        <w:spacing w:after="120"/>
      </w:pPr>
      <w:r>
        <w:rPr>
          <w:b/>
          <w:bCs/>
        </w:rPr>
        <w:t>A Bind forms</w:t>
      </w:r>
      <w:r>
        <w:t xml:space="preserve"> when a Guard Stops an attack, or when a Gain Control action Grazes. </w:t>
      </w:r>
      <w:r>
        <w:rPr>
          <w:b/>
          <w:bCs/>
        </w:rPr>
        <w:t>Control</w:t>
      </w:r>
      <w:r>
        <w:t xml:space="preserve"> is taken when a Parry Stops a Deliberate or Committed Strike, when a Guard answers a Miss, or when Gain Control succeeds. A Quick Strike is a probe: Stopped, it can be bound but never Controlled.</w:t>
      </w:r>
    </w:p>
    <w:p w14:paraId="46E63524" w14:textId="07EB7687" w:rsidR="00882086" w:rsidRDefault="00000000">
      <w:pPr>
        <w:spacing w:after="120"/>
      </w:pPr>
      <w:r>
        <w:rPr>
          <w:b/>
          <w:bCs/>
        </w:rPr>
        <w:t>Gain Control ❶</w:t>
      </w:r>
      <w:del w:id="13" w:author="Michael Wright" w:date="2026-10-01T21:08:00Z" w16du:dateUtc="2026-10-02T03:08:00Z">
        <w:r w:rsidDel="009029F2">
          <w:delText xml:space="preserve"> (</w:delText>
        </w:r>
        <w:r w:rsidDel="009029F2">
          <w:rPr>
            <w:b/>
            <w:bCs/>
            <w:highlight w:val="green"/>
          </w:rPr>
          <w:delText>Attack</w:delText>
        </w:r>
        <w:r w:rsidDel="009029F2">
          <w:delText>)</w:delText>
        </w:r>
      </w:del>
      <w:r>
        <w:t xml:space="preserve">. </w:t>
      </w:r>
      <w:r>
        <w:rPr>
          <w:b/>
          <w:bCs/>
        </w:rPr>
        <w:t>Requirements</w:t>
      </w:r>
      <w:r>
        <w:t xml:space="preserve"> A rigid weapon, shield, or permitted natural weapon in hand; the target’s weapon or natural attack is within the longer of your two Total Reaches; the target is no more than one Size larger than you. Roll </w:t>
      </w:r>
      <w:r>
        <w:rPr>
          <w:i/>
          <w:iCs/>
        </w:rPr>
        <w:t>Melee</w:t>
      </w:r>
      <w:r>
        <w:t xml:space="preserve"> against the target’s </w:t>
      </w:r>
      <w:r>
        <w:rPr>
          <w:i/>
          <w:iCs/>
        </w:rPr>
        <w:t>Guard</w:t>
      </w:r>
      <w:r>
        <w:t xml:space="preserve">. Evade cannot answer a bind; slipping it is what Step is for. </w:t>
      </w:r>
      <w:r>
        <w:rPr>
          <w:b/>
          <w:bCs/>
        </w:rPr>
        <w:t>Critical Success</w:t>
      </w:r>
      <w:r>
        <w:t xml:space="preserve"> You Control the weapon, and the target is Off-Guard until its next Opportunity. </w:t>
      </w:r>
      <w:r>
        <w:rPr>
          <w:b/>
          <w:bCs/>
        </w:rPr>
        <w:t>Success</w:t>
      </w:r>
      <w:r>
        <w:t xml:space="preserve"> You Control the weapon. </w:t>
      </w:r>
      <w:r>
        <w:rPr>
          <w:b/>
          <w:bCs/>
        </w:rPr>
        <w:t>Graze</w:t>
      </w:r>
      <w:r>
        <w:t xml:space="preserve"> A neutral Bind forms. </w:t>
      </w:r>
      <w:r>
        <w:rPr>
          <w:b/>
          <w:bCs/>
        </w:rPr>
        <w:t>Miss</w:t>
      </w:r>
      <w:r>
        <w:t xml:space="preserve"> You pressed badly: the target Controls your weapon instead.</w:t>
      </w:r>
    </w:p>
    <w:p w14:paraId="08919307" w14:textId="77777777" w:rsidR="00882086" w:rsidRDefault="00000000">
      <w:pPr>
        <w:spacing w:after="120"/>
      </w:pPr>
      <w:r>
        <w:t>While you Control a weapon:</w:t>
      </w:r>
    </w:p>
    <w:p w14:paraId="53C22B10" w14:textId="77777777" w:rsidR="00882086" w:rsidRDefault="00000000">
      <w:pPr>
        <w:pStyle w:val="ListParagraph"/>
        <w:numPr>
          <w:ilvl w:val="0"/>
          <w:numId w:val="3"/>
        </w:numPr>
        <w:spacing w:after="60"/>
      </w:pPr>
      <w:r>
        <w:t xml:space="preserve">Your partner has an </w:t>
      </w:r>
      <w:r>
        <w:rPr>
          <w:b/>
          <w:bCs/>
        </w:rPr>
        <w:t>Exposed Zone of your choice</w:t>
      </w:r>
      <w:r>
        <w:t>, and it stays Exposed while the Bind lasts.</w:t>
      </w:r>
    </w:p>
    <w:p w14:paraId="5AFAF581" w14:textId="77777777" w:rsidR="00882086" w:rsidRDefault="00000000">
      <w:pPr>
        <w:pStyle w:val="ListParagraph"/>
        <w:numPr>
          <w:ilvl w:val="0"/>
          <w:numId w:val="3"/>
        </w:numPr>
        <w:spacing w:after="60"/>
      </w:pPr>
      <w:r>
        <w:t>Your partner’s attacks with the Controlled weapon take a −2 Situation penalty.</w:t>
      </w:r>
    </w:p>
    <w:p w14:paraId="68A936E5" w14:textId="77777777" w:rsidR="00882086" w:rsidRDefault="00000000">
      <w:pPr>
        <w:pStyle w:val="ListParagraph"/>
        <w:numPr>
          <w:ilvl w:val="0"/>
          <w:numId w:val="3"/>
        </w:numPr>
        <w:spacing w:after="60"/>
      </w:pPr>
      <w:commentRangeStart w:id="14"/>
      <w:r>
        <w:t xml:space="preserve">You may </w:t>
      </w:r>
      <w:r>
        <w:rPr>
          <w:b/>
          <w:bCs/>
        </w:rPr>
        <w:t>Close ❶</w:t>
      </w:r>
      <w:r>
        <w:t>: Step toward your partner while keeping the Bind. The Controlled weapon cannot Intercept you.</w:t>
      </w:r>
      <w:commentRangeEnd w:id="14"/>
      <w:r w:rsidR="009029F2">
        <w:rPr>
          <w:rStyle w:val="CommentReference"/>
          <w:sz w:val="21"/>
          <w:szCs w:val="21"/>
        </w:rPr>
        <w:commentReference w:id="14"/>
      </w:r>
    </w:p>
    <w:p w14:paraId="3EABD1A6" w14:textId="77777777" w:rsidR="00882086" w:rsidRDefault="00000000">
      <w:pPr>
        <w:pStyle w:val="ListParagraph"/>
        <w:numPr>
          <w:ilvl w:val="0"/>
          <w:numId w:val="3"/>
        </w:numPr>
        <w:spacing w:after="60"/>
      </w:pPr>
      <w:r>
        <w:t>A Bind has one Controller at most. A new Control replaces the old.</w:t>
      </w:r>
    </w:p>
    <w:p w14:paraId="60969AB4" w14:textId="77777777" w:rsidR="00882086" w:rsidRDefault="00000000">
      <w:pPr>
        <w:spacing w:after="120"/>
      </w:pPr>
      <w:r>
        <w:rPr>
          <w:b/>
          <w:bCs/>
        </w:rPr>
        <w:t>A Bind ends</w:t>
      </w:r>
      <w:r>
        <w:t xml:space="preserve"> when a Strike between the two actors resolves, when either partner Moves or Steps (Close excepted), when either actor Recenters, when the Controlling actor is attacked by a third party, or when either implement is dropped or Disarmed. Controlled is not Grappled or Restrained: you are redirecting a weapon, not holding a body. The Controlled actor may still Step, Move, or attack with something else, and attacking with an uncontrolled weapon or limb ends the Bind before the roll.</w:t>
      </w:r>
    </w:p>
    <w:p w14:paraId="0CB9DD96" w14:textId="77777777" w:rsidR="00882086" w:rsidRDefault="00000000">
      <w:pPr>
        <w:spacing w:after="120"/>
      </w:pPr>
      <w:r>
        <w:rPr>
          <w:b/>
          <w:bCs/>
        </w:rPr>
        <w:t>Recenter ❶</w:t>
      </w:r>
      <w:r>
        <w:t xml:space="preserve"> clears every Exposed Zone on you (except one Exposed by a Posture) and ends any Bind you are in. Being Controlled costs you the same action that being Exposed does. That is the tempo price of a lost line, and it is the reason Gain Control is worth an action.</w:t>
      </w:r>
    </w:p>
    <w:p w14:paraId="51767013" w14:textId="77777777" w:rsidR="00882086" w:rsidRDefault="00000000">
      <w:pPr>
        <w:spacing w:after="120"/>
      </w:pPr>
      <w:r>
        <w:rPr>
          <w:b/>
          <w:bCs/>
        </w:rPr>
        <w:t>Size.</w:t>
      </w:r>
      <w:r>
        <w:t xml:space="preserve"> An actor one Size larger or smaller Binds normally. Two or more Sizes apart, the smaller actor gains only momentary Control: it lasts until its first benefit is used or until the end of the Controller’s next Opportunity, whichever comes first, and the larger creature Moves without first breaking the Bind. You can redirect a dragon’s claw, but you cannot hold it.</w:t>
      </w:r>
    </w:p>
    <w:p w14:paraId="47B665AA" w14:textId="77777777" w:rsidR="00882086" w:rsidRDefault="00000000">
      <w:pPr>
        <w:spacing w:after="120"/>
      </w:pPr>
      <w:r>
        <w:rPr>
          <w:b/>
          <w:bCs/>
        </w:rPr>
        <w:t>What cannot Bind.</w:t>
      </w:r>
      <w:r>
        <w:t xml:space="preserve"> </w:t>
      </w:r>
      <w:r>
        <w:rPr>
          <w:b/>
          <w:bCs/>
          <w:highlight w:val="green"/>
        </w:rPr>
        <w:t>Flexible</w:t>
      </w:r>
      <w:r>
        <w:t xml:space="preserve"> weapons (whips and flails), bare hands without a Talent, areas, spells, and attacks with the </w:t>
      </w:r>
      <w:r>
        <w:rPr>
          <w:b/>
          <w:bCs/>
          <w:highlight w:val="green"/>
        </w:rPr>
        <w:t>Unparryable</w:t>
      </w:r>
      <w:r>
        <w:t xml:space="preserve"> trait. Incorporeal and amorphous attackers offer nothing to bind. Measure, footwork, and commitment still apply to all of them.</w:t>
      </w:r>
    </w:p>
    <w:p w14:paraId="3B66FFA7" w14:textId="77777777" w:rsidR="00882086" w:rsidRDefault="00000000">
      <w:pPr>
        <w:pStyle w:val="Heading4"/>
        <w:keepNext/>
      </w:pPr>
      <w:r>
        <w:t>Allies in the Exchange</w:t>
      </w:r>
    </w:p>
    <w:p w14:paraId="796A7BC9" w14:textId="77777777" w:rsidR="00882086" w:rsidRDefault="00000000">
      <w:pPr>
        <w:spacing w:after="120"/>
      </w:pPr>
      <w:r>
        <w:rPr>
          <w:b/>
          <w:bCs/>
        </w:rPr>
        <w:t>Support.</w:t>
      </w:r>
      <w:r>
        <w:t xml:space="preserve"> Each other conscious ally whose Total Reach includes your target grants you a +1 Situation bonus to melee attacks against it, to a maximum of +2. Bodies behind a blocked passage grant nothing; only a creature that could actually reach the target counts. Support is a Situation bonus, so it does not stack with Control.</w:t>
      </w:r>
    </w:p>
    <w:p w14:paraId="051BD139" w14:textId="77777777" w:rsidR="00882086" w:rsidRDefault="00000000">
      <w:pPr>
        <w:spacing w:after="120"/>
      </w:pPr>
      <w:r>
        <w:rPr>
          <w:b/>
          <w:bCs/>
        </w:rPr>
        <w:t>Third parties.</w:t>
      </w:r>
      <w:r>
        <w:t xml:space="preserve"> A Bind is between two implements. Your ally striking the opponent you Control does not break your Bind; that is the point of holding the line. An enemy striking you does.</w:t>
      </w:r>
    </w:p>
    <w:p w14:paraId="17362D49" w14:textId="77777777" w:rsidR="00882086" w:rsidRDefault="00000000">
      <w:pPr>
        <w:pStyle w:val="Heading2"/>
        <w:keepNext/>
        <w:spacing w:before="240" w:after="120"/>
        <w:rPr>
          <w:rFonts w:eastAsia="Georgia"/>
          <w:b/>
          <w:bCs/>
          <w:color w:val="E2703A"/>
          <w:sz w:val="28"/>
          <w:szCs w:val="28"/>
        </w:rPr>
      </w:pPr>
      <w:bookmarkStart w:id="15" w:name="_Toc241476582"/>
      <w:r>
        <w:rPr>
          <w:rFonts w:eastAsia="Georgia"/>
          <w:color w:val="E2703A"/>
          <w:sz w:val="28"/>
          <w:szCs w:val="28"/>
        </w:rPr>
        <w:lastRenderedPageBreak/>
        <w:t>Vigor &amp; Wounds</w:t>
      </w:r>
      <w:bookmarkEnd w:id="15"/>
    </w:p>
    <w:p w14:paraId="1473F82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What Vigor is</w:t>
      </w:r>
    </w:p>
    <w:p w14:paraId="4002BCB7" w14:textId="77777777" w:rsidR="00882086" w:rsidRDefault="00000000">
      <w:r>
        <w:t>Vigor is not meat. It is what you have left in you: wind, focus, the strength to keep your guard where it belongs, and the sort of luck that turns a killing blow into a shallow one. Losing Vigor is not collecting Wounds. It is running out of the things that keep Wounds from happening. Wounds are the meat, and they are tracked separately, by Zone.</w:t>
      </w:r>
    </w:p>
    <w:p w14:paraId="440E9132" w14:textId="77777777" w:rsidR="00882086" w:rsidRDefault="00882086"/>
    <w:p w14:paraId="7DE50766" w14:textId="77777777" w:rsidR="00882086" w:rsidRDefault="00000000">
      <w:r>
        <w:t>This is why a character at 3 Vigor is not carved apart. They are winded, sloppy, and one bad moment from finished. It is also why Vigor comes back with a night's sleep, and why a tenth-level character has more of them without having thicker skin.</w:t>
      </w:r>
    </w:p>
    <w:p w14:paraId="5659C4E5" w14:textId="77777777" w:rsidR="00882086" w:rsidRDefault="00882086"/>
    <w:p w14:paraId="4CE3744F" w14:textId="77777777" w:rsidR="00882086" w:rsidRDefault="00000000">
      <w:pPr>
        <w:pStyle w:val="Heading4"/>
      </w:pPr>
      <w:r>
        <w:t>Your Vigor</w:t>
      </w:r>
    </w:p>
    <w:p w14:paraId="4CF1E2D9" w14:textId="77777777" w:rsidR="00882086" w:rsidRDefault="00000000">
      <w:r>
        <w:rPr>
          <w:b/>
          <w:bCs/>
        </w:rPr>
        <w:t xml:space="preserve">At 1st level: </w:t>
      </w:r>
      <w:r>
        <w:t>10 + your Ancestry's Vigor + your Calling's Vigor.</w:t>
      </w:r>
    </w:p>
    <w:p w14:paraId="76988B1A" w14:textId="77777777" w:rsidR="00882086" w:rsidRDefault="00000000">
      <w:r>
        <w:rPr>
          <w:b/>
          <w:bCs/>
        </w:rPr>
        <w:t xml:space="preserve">At every level thereafter: </w:t>
      </w:r>
      <w:r>
        <w:t xml:space="preserve">add your Ancestry's Vigor + your Calling's Vigor again. Only your </w:t>
      </w:r>
      <w:r>
        <w:rPr>
          <w:b/>
          <w:bCs/>
        </w:rPr>
        <w:t>first</w:t>
      </w:r>
      <w:r>
        <w:t xml:space="preserve"> Calling counts toward Vigor, however many you open later.</w:t>
      </w:r>
    </w:p>
    <w:p w14:paraId="551D5057" w14:textId="77777777" w:rsidR="00882086" w:rsidRDefault="00882086"/>
    <w:p w14:paraId="60A00906" w14:textId="77777777" w:rsidR="00882086" w:rsidRDefault="00000000">
      <w:r>
        <w:rPr>
          <w:b/>
          <w:bCs/>
        </w:rPr>
        <w:t>A full night's rest</w:t>
      </w:r>
      <w:r>
        <w:t xml:space="preserve"> restores Vigor equal to your level * your Presence (if it is greater than one, otherwise the Vigor restored is equal to your level).</w:t>
      </w:r>
    </w:p>
    <w:p w14:paraId="768708D6" w14:textId="77777777" w:rsidR="00882086" w:rsidRDefault="00882086"/>
    <w:p w14:paraId="356AFBE5" w14:textId="77777777" w:rsidR="00882086" w:rsidRDefault="00000000">
      <w:pPr>
        <w:pStyle w:val="Heading4"/>
      </w:pPr>
      <w:r>
        <w:t>Temporary Vigor</w:t>
      </w:r>
    </w:p>
    <w:p w14:paraId="644E474C" w14:textId="77777777" w:rsidR="00882086" w:rsidRDefault="00000000">
      <w:pPr>
        <w:rPr>
          <w:b/>
          <w:bCs/>
        </w:rPr>
      </w:pPr>
      <w:r>
        <w:t>Temporary Vigor is a buffer laid over your Vigor. Damage comes out of them first, and only what is left over reaches your real Vigor.</w:t>
      </w:r>
    </w:p>
    <w:p w14:paraId="2A1216E9" w14:textId="77777777" w:rsidR="00882086" w:rsidRDefault="00000000">
      <w:pPr>
        <w:numPr>
          <w:ilvl w:val="0"/>
          <w:numId w:val="7"/>
        </w:numPr>
      </w:pPr>
      <w:r>
        <w:rPr>
          <w:b/>
          <w:bCs/>
        </w:rPr>
        <w:t>It is not healing.</w:t>
      </w:r>
      <w:r>
        <w:t xml:space="preserve"> Anything that restores Vigor restores your own, never these.</w:t>
      </w:r>
    </w:p>
    <w:p w14:paraId="1305BC7E" w14:textId="77777777" w:rsidR="00882086" w:rsidRDefault="00000000">
      <w:pPr>
        <w:numPr>
          <w:ilvl w:val="0"/>
          <w:numId w:val="7"/>
        </w:numPr>
      </w:pPr>
      <w:r>
        <w:rPr>
          <w:b/>
          <w:bCs/>
        </w:rPr>
        <w:t>You can only have one pool at a time.</w:t>
      </w:r>
      <w:r>
        <w:t xml:space="preserve"> If an effect would give you a second, keep whichever pool is larger and discard the other. It never adds together.</w:t>
      </w:r>
    </w:p>
    <w:p w14:paraId="5E1CEB10" w14:textId="77777777" w:rsidR="00882086" w:rsidRDefault="00000000">
      <w:pPr>
        <w:numPr>
          <w:ilvl w:val="0"/>
          <w:numId w:val="7"/>
        </w:numPr>
      </w:pPr>
      <w:r>
        <w:rPr>
          <w:b/>
          <w:bCs/>
        </w:rPr>
        <w:t>It lasts</w:t>
      </w:r>
      <w:r>
        <w:t xml:space="preserve"> until it is spent or until the effect that granted it ends, whichever comes first.</w:t>
      </w:r>
    </w:p>
    <w:p w14:paraId="1672B4FC" w14:textId="77777777" w:rsidR="00882086" w:rsidRDefault="00000000">
      <w:pPr>
        <w:numPr>
          <w:ilvl w:val="0"/>
          <w:numId w:val="7"/>
        </w:numPr>
      </w:pPr>
      <w:r>
        <w:rPr>
          <w:b/>
          <w:bCs/>
        </w:rPr>
        <w:t>Losing your last point of Temporary Vigor is not the same as being reduced to 0 Vigor.</w:t>
      </w:r>
      <w:r>
        <w:t xml:space="preserve"> It does not make you Spent.</w:t>
      </w:r>
    </w:p>
    <w:p w14:paraId="4995D7CD" w14:textId="77777777" w:rsidR="00882086" w:rsidRDefault="00000000">
      <w:pPr>
        <w:numPr>
          <w:ilvl w:val="0"/>
          <w:numId w:val="7"/>
        </w:numPr>
      </w:pPr>
      <w:r>
        <w:rPr>
          <w:b/>
          <w:bCs/>
        </w:rPr>
        <w:t>Protection applies first.</w:t>
      </w:r>
      <w:r>
        <w:t xml:space="preserve"> Protection reduces the damage itself, so it comes off before anything reaches your Temporary Vigor.</w:t>
      </w:r>
    </w:p>
    <w:p w14:paraId="1484AC6A"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Spent, Wounded, and Dying</w:t>
      </w:r>
    </w:p>
    <w:p w14:paraId="40D72949" w14:textId="77777777" w:rsidR="00882086" w:rsidRDefault="00000000">
      <w:pPr>
        <w:pStyle w:val="Heading4"/>
      </w:pPr>
      <w:r>
        <w:t>Reaching 0 Vigor: Spent</w:t>
      </w:r>
    </w:p>
    <w:p w14:paraId="1957BA00" w14:textId="77777777" w:rsidR="00882086" w:rsidRDefault="00000000">
      <w:r>
        <w:rPr>
          <w:b/>
          <w:bCs/>
        </w:rPr>
        <w:t>When damage reduces you to 0 Vigor, you are Spent.</w:t>
      </w:r>
      <w:r>
        <w:t xml:space="preserve"> You are still on your feet and still fighting, but there is nothing left between the blows and your body. Damage beyond what it took to empty your Vigor is simply lost; you cannot go below 0.</w:t>
      </w:r>
    </w:p>
    <w:p w14:paraId="55875BBA" w14:textId="77777777" w:rsidR="00882086" w:rsidRDefault="00000000">
      <w:pPr>
        <w:numPr>
          <w:ilvl w:val="0"/>
          <w:numId w:val="8"/>
        </w:numPr>
      </w:pPr>
      <w:r>
        <w:t xml:space="preserve">While you are Spent, every </w:t>
      </w:r>
      <w:r>
        <w:rPr>
          <w:b/>
          <w:bCs/>
        </w:rPr>
        <w:t>Hit</w:t>
      </w:r>
      <w:r>
        <w:t xml:space="preserve"> that lands on you inflicts a </w:t>
      </w:r>
      <w:r>
        <w:rPr>
          <w:b/>
          <w:bCs/>
        </w:rPr>
        <w:t>Wound</w:t>
      </w:r>
      <w:r>
        <w:t xml:space="preserve"> on the Zone it struck, and a </w:t>
      </w:r>
      <w:r>
        <w:rPr>
          <w:b/>
          <w:bCs/>
        </w:rPr>
        <w:t>Critical Hit</w:t>
      </w:r>
      <w:r>
        <w:t xml:space="preserve"> inflicts two. A Graze does not inflict a Wound.</w:t>
      </w:r>
    </w:p>
    <w:p w14:paraId="44D6E495" w14:textId="77777777" w:rsidR="00882086" w:rsidRDefault="00000000">
      <w:pPr>
        <w:numPr>
          <w:ilvl w:val="0"/>
          <w:numId w:val="8"/>
        </w:numPr>
      </w:pPr>
      <w:r>
        <w:t>Nonlethal damage that would Wound a Spent creature knocks it unconscious instead. It wakes in ten minutes, or sooner if someone rouses it, with 1 Vigor.</w:t>
      </w:r>
    </w:p>
    <w:p w14:paraId="030C0532" w14:textId="77777777" w:rsidR="00882086" w:rsidRDefault="00882086"/>
    <w:p w14:paraId="7F2FF333" w14:textId="77777777" w:rsidR="00882086" w:rsidRDefault="00000000">
      <w:pPr>
        <w:pStyle w:val="Heading4"/>
        <w:keepNext/>
      </w:pPr>
      <w:r>
        <w:t>Wounds</w:t>
      </w:r>
    </w:p>
    <w:p w14:paraId="6D91F9E4" w14:textId="77777777" w:rsidR="00882086" w:rsidRDefault="00000000">
      <w:pPr>
        <w:spacing w:after="120"/>
      </w:pPr>
      <w:r>
        <w:t xml:space="preserve">A </w:t>
      </w:r>
      <w:r>
        <w:rPr>
          <w:b/>
          <w:bCs/>
        </w:rPr>
        <w:t>Wound</w:t>
      </w:r>
      <w:r>
        <w:t xml:space="preserve"> is a real injury, and is applied to a Zone. You take a Wound on two triggers:</w:t>
      </w:r>
    </w:p>
    <w:p w14:paraId="142C953E" w14:textId="77777777" w:rsidR="00882086" w:rsidRDefault="00000000">
      <w:pPr>
        <w:pStyle w:val="ListParagraph"/>
        <w:numPr>
          <w:ilvl w:val="0"/>
          <w:numId w:val="2"/>
        </w:numPr>
        <w:spacing w:after="60"/>
      </w:pPr>
      <w:r>
        <w:t xml:space="preserve">A Critical Hit with a Deliberate or Committed Strike lands on an Exposed Zone. The attacker found the gap and drove through it; a Quick Strike is a probe and cannot Wound this way. (An attack with the </w:t>
      </w:r>
      <w:r>
        <w:rPr>
          <w:b/>
          <w:bCs/>
          <w:highlight w:val="green"/>
        </w:rPr>
        <w:t>Massive</w:t>
      </w:r>
      <w:r>
        <w:t xml:space="preserve"> trait Wounds on any Critical Hit.)</w:t>
      </w:r>
    </w:p>
    <w:p w14:paraId="0D663748" w14:textId="77777777" w:rsidR="00882086" w:rsidRDefault="00000000">
      <w:pPr>
        <w:pStyle w:val="ListParagraph"/>
        <w:numPr>
          <w:ilvl w:val="0"/>
          <w:numId w:val="2"/>
        </w:numPr>
        <w:spacing w:after="60"/>
      </w:pPr>
      <w:r>
        <w:t xml:space="preserve">Any </w:t>
      </w:r>
      <w:r>
        <w:rPr>
          <w:b/>
          <w:bCs/>
        </w:rPr>
        <w:t>Hit</w:t>
      </w:r>
      <w:r>
        <w:t xml:space="preserve"> lands while you are </w:t>
      </w:r>
      <w:r>
        <w:rPr>
          <w:b/>
          <w:bCs/>
        </w:rPr>
        <w:t>Spent</w:t>
      </w:r>
      <w:r>
        <w:t>. A Critical Hit while Spent inflicts two.</w:t>
      </w:r>
    </w:p>
    <w:p w14:paraId="25636AC6" w14:textId="77777777" w:rsidR="00882086" w:rsidRDefault="00000000">
      <w:pPr>
        <w:spacing w:after="120"/>
      </w:pPr>
      <w:r>
        <w:t xml:space="preserve">The Wound goes to the Zone struck, and that Zone carries the condition </w:t>
      </w:r>
      <w:r>
        <w:rPr>
          <w:b/>
          <w:bCs/>
        </w:rPr>
        <w:t>Wounded [Zone]</w:t>
      </w:r>
      <w:r>
        <w:t>. Its effect is the Zone’s critical effect made lasting: it does not clear when you Recenter, only when the Wound is treated.</w:t>
      </w:r>
    </w:p>
    <w:tbl>
      <w:tblPr>
        <w:tblW w:w="10320" w:type="dxa"/>
        <w:tblLayout w:type="fixed"/>
        <w:tblCellMar>
          <w:top w:w="40" w:type="dxa"/>
          <w:left w:w="80" w:type="dxa"/>
          <w:bottom w:w="40" w:type="dxa"/>
          <w:right w:w="80" w:type="dxa"/>
        </w:tblCellMar>
        <w:tblLook w:val="04A0" w:firstRow="1" w:lastRow="0" w:firstColumn="1" w:lastColumn="0" w:noHBand="0" w:noVBand="1"/>
      </w:tblPr>
      <w:tblGrid>
        <w:gridCol w:w="1290"/>
        <w:gridCol w:w="3870"/>
        <w:gridCol w:w="5160"/>
      </w:tblGrid>
      <w:tr w:rsidR="00882086" w14:paraId="771755B0" w14:textId="77777777">
        <w:trPr>
          <w:cantSplit/>
          <w:tblHeader/>
        </w:trPr>
        <w:tc>
          <w:tcPr>
            <w:tcW w:w="129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03E872" w14:textId="77777777" w:rsidR="00882086" w:rsidRDefault="00000000">
            <w:pPr>
              <w:spacing w:before="20" w:after="20"/>
            </w:pPr>
            <w:r>
              <w:rPr>
                <w:b/>
                <w:bCs/>
                <w:color w:val="FFFFFF"/>
                <w:sz w:val="19"/>
                <w:szCs w:val="19"/>
              </w:rPr>
              <w:t>Zone</w:t>
            </w:r>
          </w:p>
        </w:tc>
        <w:tc>
          <w:tcPr>
            <w:tcW w:w="38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F9584D" w14:textId="77777777" w:rsidR="00882086" w:rsidRDefault="00000000">
            <w:pPr>
              <w:spacing w:before="20" w:after="20"/>
            </w:pPr>
            <w:r>
              <w:rPr>
                <w:b/>
                <w:bCs/>
                <w:color w:val="FFFFFF"/>
                <w:sz w:val="19"/>
                <w:szCs w:val="19"/>
              </w:rPr>
              <w:t>First Wound</w:t>
            </w:r>
          </w:p>
        </w:tc>
        <w:tc>
          <w:tcPr>
            <w:tcW w:w="51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BD3140" w14:textId="77777777" w:rsidR="00882086" w:rsidRDefault="00000000">
            <w:pPr>
              <w:spacing w:before="20" w:after="20"/>
            </w:pPr>
            <w:r>
              <w:rPr>
                <w:b/>
                <w:bCs/>
                <w:color w:val="FFFFFF"/>
                <w:sz w:val="19"/>
                <w:szCs w:val="19"/>
              </w:rPr>
              <w:t>Final Wound</w:t>
            </w:r>
          </w:p>
        </w:tc>
      </w:tr>
      <w:tr w:rsidR="00882086" w14:paraId="40D8AB9A"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3F414A" w14:textId="77777777" w:rsidR="00882086" w:rsidRDefault="00000000">
            <w:pPr>
              <w:spacing w:before="20" w:after="20"/>
            </w:pPr>
            <w:r>
              <w:rPr>
                <w:sz w:val="19"/>
                <w:szCs w:val="19"/>
              </w:rPr>
              <w:lastRenderedPageBreak/>
              <w:t>Arms</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B89390" w14:textId="77777777" w:rsidR="00882086" w:rsidRDefault="00000000">
            <w:pPr>
              <w:spacing w:before="20" w:after="20"/>
            </w:pPr>
            <w:r>
              <w:rPr>
                <w:sz w:val="19"/>
                <w:szCs w:val="19"/>
              </w:rPr>
              <w:t xml:space="preserve">−2 Situation penalty to attacks and to </w:t>
            </w:r>
            <w:r>
              <w:rPr>
                <w:i/>
                <w:iCs/>
                <w:sz w:val="19"/>
                <w:szCs w:val="19"/>
              </w:rPr>
              <w:t>Guard</w:t>
            </w:r>
            <w:r>
              <w:rPr>
                <w:sz w:val="19"/>
                <w:szCs w:val="19"/>
              </w:rPr>
              <w:t>.</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01F9CB" w14:textId="77777777" w:rsidR="00882086" w:rsidRDefault="00000000">
            <w:pPr>
              <w:spacing w:before="20" w:after="20"/>
            </w:pPr>
            <w:r>
              <w:rPr>
                <w:sz w:val="19"/>
                <w:szCs w:val="19"/>
              </w:rPr>
              <w:t>The arm is useless. Drop anything held in it; you cannot Guard, Bind, or attack with it.</w:t>
            </w:r>
          </w:p>
        </w:tc>
      </w:tr>
      <w:tr w:rsidR="00882086" w14:paraId="446EBB5C"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3BF807" w14:textId="77777777" w:rsidR="00882086" w:rsidRDefault="00000000">
            <w:pPr>
              <w:spacing w:before="20" w:after="20"/>
            </w:pPr>
            <w:r>
              <w:rPr>
                <w:sz w:val="19"/>
                <w:szCs w:val="19"/>
              </w:rPr>
              <w:t>Legs</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A71084" w14:textId="77777777" w:rsidR="00882086" w:rsidRDefault="00000000">
            <w:pPr>
              <w:spacing w:before="20" w:after="20"/>
            </w:pPr>
            <w:r>
              <w:rPr>
                <w:sz w:val="19"/>
                <w:szCs w:val="19"/>
              </w:rPr>
              <w:t>Your Speed is halved.</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3167FA" w14:textId="77777777" w:rsidR="00882086" w:rsidRDefault="00000000">
            <w:pPr>
              <w:spacing w:before="20" w:after="20"/>
            </w:pPr>
            <w:r>
              <w:rPr>
                <w:sz w:val="19"/>
                <w:szCs w:val="19"/>
              </w:rPr>
              <w:t>You fall Prone and cannot Stand.</w:t>
            </w:r>
          </w:p>
        </w:tc>
      </w:tr>
      <w:tr w:rsidR="00882086" w14:paraId="13592533"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169495" w14:textId="77777777" w:rsidR="00882086" w:rsidRDefault="00000000">
            <w:pPr>
              <w:spacing w:before="20" w:after="20"/>
            </w:pPr>
            <w:r>
              <w:rPr>
                <w:sz w:val="19"/>
                <w:szCs w:val="19"/>
              </w:rPr>
              <w:t>Torso</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4F0200" w14:textId="77777777" w:rsidR="00882086" w:rsidRDefault="00000000">
            <w:pPr>
              <w:spacing w:before="20" w:after="20"/>
            </w:pPr>
            <w:r>
              <w:rPr>
                <w:sz w:val="19"/>
                <w:szCs w:val="19"/>
              </w:rPr>
              <w:t>Off-Guard, and 1d4 persistent bleed.</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0CAD17" w14:textId="77777777" w:rsidR="00882086" w:rsidRDefault="00000000">
            <w:pPr>
              <w:spacing w:before="20" w:after="20"/>
            </w:pPr>
            <w:r>
              <w:rPr>
                <w:sz w:val="19"/>
                <w:szCs w:val="19"/>
              </w:rPr>
              <w:t xml:space="preserve">You are </w:t>
            </w:r>
            <w:r>
              <w:rPr>
                <w:b/>
                <w:bCs/>
                <w:sz w:val="19"/>
                <w:szCs w:val="19"/>
              </w:rPr>
              <w:t>Dying</w:t>
            </w:r>
            <w:r>
              <w:rPr>
                <w:sz w:val="19"/>
                <w:szCs w:val="19"/>
              </w:rPr>
              <w:t>.</w:t>
            </w:r>
          </w:p>
        </w:tc>
      </w:tr>
      <w:tr w:rsidR="00882086" w14:paraId="3952CA85"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F4C0D6" w14:textId="77777777" w:rsidR="00882086" w:rsidRDefault="00000000">
            <w:pPr>
              <w:spacing w:before="20" w:after="20"/>
            </w:pPr>
            <w:r>
              <w:rPr>
                <w:sz w:val="19"/>
                <w:szCs w:val="19"/>
              </w:rPr>
              <w:t>Head</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96AB23" w14:textId="77777777" w:rsidR="00882086" w:rsidRDefault="00000000">
            <w:pPr>
              <w:spacing w:before="20" w:after="20"/>
            </w:pPr>
            <w:r>
              <w:rPr>
                <w:sz w:val="19"/>
                <w:szCs w:val="19"/>
              </w:rPr>
              <w:t>You cannot use Reactions.</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300593" w14:textId="77777777" w:rsidR="00882086" w:rsidRDefault="00000000">
            <w:pPr>
              <w:spacing w:before="20" w:after="20"/>
            </w:pPr>
            <w:r>
              <w:rPr>
                <w:sz w:val="19"/>
                <w:szCs w:val="19"/>
              </w:rPr>
              <w:t xml:space="preserve">You are </w:t>
            </w:r>
            <w:r>
              <w:rPr>
                <w:b/>
                <w:bCs/>
                <w:sz w:val="19"/>
                <w:szCs w:val="19"/>
              </w:rPr>
              <w:t>Dying</w:t>
            </w:r>
            <w:r>
              <w:rPr>
                <w:sz w:val="19"/>
                <w:szCs w:val="19"/>
              </w:rPr>
              <w:t>, and unconscious.</w:t>
            </w:r>
          </w:p>
        </w:tc>
      </w:tr>
    </w:tbl>
    <w:p w14:paraId="38301C4B" w14:textId="77777777" w:rsidR="00882086" w:rsidRDefault="00000000">
      <w:pPr>
        <w:spacing w:after="120"/>
      </w:pPr>
      <w:r>
        <w:rPr>
          <w:b/>
          <w:bCs/>
        </w:rPr>
        <w:t>Wound capacity.</w:t>
      </w:r>
      <w:r>
        <w:t xml:space="preserve"> A Medium or smaller creature’s Zone carries two Wounds: the first has the first-Wound effect, the second the final effect. Larger creatures carry more before the final effect: Large 3, Huge 4, Gargantuan 5. Each Wound between the first and the last repeats the first-Wound effect (a second Torso Wound on a Large creature adds another 1d4 of persistent bleed; a second Legs Wound halves what Speed it had left). Creature templates such as Elite or Boss may add capacity. A further Wound to a useless Arm or Leg goes to the Torso instead.</w:t>
      </w:r>
    </w:p>
    <w:p w14:paraId="28BA4A21" w14:textId="77777777" w:rsidR="00882086" w:rsidRDefault="00000000">
      <w:pPr>
        <w:spacing w:after="120"/>
      </w:pPr>
      <w:r>
        <w:rPr>
          <w:b/>
          <w:bCs/>
        </w:rPr>
        <w:t>Treating Wounds.</w:t>
      </w:r>
      <w:r>
        <w:t xml:space="preserve"> Vigor comes back with sleep; Wounds do not. An ally may spend ten minutes treating one of your Wounds and roll </w:t>
      </w:r>
      <w:r>
        <w:rPr>
          <w:i/>
          <w:iCs/>
        </w:rPr>
        <w:t>Endure</w:t>
      </w:r>
      <w:r>
        <w:t xml:space="preserve"> against a Threshold of 10 + the number of Wounds you carry. On a success the Wound is </w:t>
      </w:r>
      <w:r>
        <w:rPr>
          <w:b/>
          <w:bCs/>
        </w:rPr>
        <w:t>bound</w:t>
      </w:r>
      <w:r>
        <w:t>: its effect ends, but it still counts as a Wound for Recovery checks and for treating the others until it heals. A Wound heals after one week of Downtime rest, or through effects that specifically heal Wounds. Restoring Vigor never heals a Wound.</w:t>
      </w:r>
    </w:p>
    <w:p w14:paraId="0DBAA883" w14:textId="77777777" w:rsidR="00882086" w:rsidRDefault="00000000">
      <w:pPr>
        <w:pStyle w:val="Heading4"/>
      </w:pPr>
      <w:r>
        <w:t>Dying</w:t>
      </w:r>
    </w:p>
    <w:p w14:paraId="4CDF58DF" w14:textId="77777777" w:rsidR="00882086" w:rsidRDefault="00000000">
      <w:r>
        <w:rPr>
          <w:b/>
          <w:bCs/>
        </w:rPr>
        <w:t>Dying</w:t>
      </w:r>
      <w:r>
        <w:t xml:space="preserve"> is a value, and it counts up toward the end.</w:t>
      </w:r>
    </w:p>
    <w:p w14:paraId="2F612E17" w14:textId="77777777" w:rsidR="00882086" w:rsidRDefault="00000000">
      <w:pPr>
        <w:numPr>
          <w:ilvl w:val="0"/>
          <w:numId w:val="9"/>
        </w:numPr>
      </w:pPr>
      <w:r>
        <w:t xml:space="preserve">You begin at </w:t>
      </w:r>
      <w:r>
        <w:rPr>
          <w:b/>
          <w:bCs/>
        </w:rPr>
        <w:t>Dying 1</w:t>
      </w:r>
      <w:r>
        <w:t xml:space="preserve">, or </w:t>
      </w:r>
      <w:r>
        <w:rPr>
          <w:b/>
          <w:bCs/>
        </w:rPr>
        <w:t>Dying 2</w:t>
      </w:r>
      <w:r>
        <w:t xml:space="preserve"> if the blow that dropped you was a Critical Hit.</w:t>
      </w:r>
    </w:p>
    <w:p w14:paraId="3E320258" w14:textId="77777777" w:rsidR="00882086" w:rsidRDefault="00000000">
      <w:pPr>
        <w:pStyle w:val="ListParagraph"/>
        <w:numPr>
          <w:ilvl w:val="0"/>
          <w:numId w:val="2"/>
        </w:numPr>
        <w:spacing w:after="60"/>
      </w:pPr>
      <w:r>
        <w:t xml:space="preserve">You begin </w:t>
      </w:r>
      <w:r>
        <w:rPr>
          <w:b/>
          <w:bCs/>
        </w:rPr>
        <w:t>Dying</w:t>
      </w:r>
      <w:r>
        <w:t xml:space="preserve"> when your Torso or Head takes its final Wound (the second, for a Medium or smaller creature).</w:t>
      </w:r>
    </w:p>
    <w:p w14:paraId="1F90C994" w14:textId="77777777" w:rsidR="00882086" w:rsidRDefault="00000000">
      <w:pPr>
        <w:numPr>
          <w:ilvl w:val="0"/>
          <w:numId w:val="9"/>
        </w:numPr>
      </w:pPr>
      <w:r>
        <w:t>While Dying you are unconscious and helpless. You cannot act, and attacks against you succeed without a roll.</w:t>
      </w:r>
    </w:p>
    <w:p w14:paraId="109203EB" w14:textId="77777777" w:rsidR="00882086" w:rsidRDefault="00000000">
      <w:pPr>
        <w:numPr>
          <w:ilvl w:val="0"/>
          <w:numId w:val="9"/>
        </w:numPr>
      </w:pPr>
      <w:r>
        <w:rPr>
          <w:b/>
          <w:bCs/>
        </w:rPr>
        <w:t>Taking damage while Dying increases your Dying value by 1</w:t>
      </w:r>
      <w:r>
        <w:t>, or by 2 from a Critical Hit.</w:t>
      </w:r>
    </w:p>
    <w:p w14:paraId="4CACF6FB" w14:textId="77777777" w:rsidR="00882086" w:rsidRDefault="00000000">
      <w:pPr>
        <w:numPr>
          <w:ilvl w:val="0"/>
          <w:numId w:val="9"/>
        </w:numPr>
      </w:pPr>
      <w:r>
        <w:rPr>
          <w:b/>
          <w:bCs/>
        </w:rPr>
        <w:t>At Dying 5, you die.</w:t>
      </w:r>
    </w:p>
    <w:p w14:paraId="228BE642" w14:textId="77777777" w:rsidR="00882086" w:rsidRDefault="00882086"/>
    <w:p w14:paraId="6C0D3B1B" w14:textId="77777777" w:rsidR="00882086" w:rsidRDefault="00000000">
      <w:pPr>
        <w:pStyle w:val="Heading4"/>
      </w:pPr>
      <w:r>
        <w:t>Recovery Checks</w:t>
      </w:r>
    </w:p>
    <w:p w14:paraId="52A15F70" w14:textId="77777777" w:rsidR="00882086" w:rsidRDefault="00000000">
      <w:r>
        <w:t>At the start of each round while Dying</w:t>
      </w:r>
      <w:r>
        <w:rPr>
          <w:b/>
          <w:bCs/>
        </w:rPr>
        <w:t>, make a Recovery check:</w:t>
      </w:r>
      <w:r>
        <w:t xml:space="preserve"> an </w:t>
      </w:r>
      <w:r>
        <w:rPr>
          <w:b/>
          <w:bCs/>
        </w:rPr>
        <w:t>Endure</w:t>
      </w:r>
      <w:r>
        <w:t xml:space="preserve"> check against a Threshold of 10 + your Dying value + the number of Wounds you carry. It costs no action.</w:t>
      </w:r>
    </w:p>
    <w:p w14:paraId="13D7236E" w14:textId="77777777" w:rsidR="00882086" w:rsidRDefault="00882086"/>
    <w:tbl>
      <w:tblPr>
        <w:tblW w:w="7465" w:type="dxa"/>
        <w:tblLayout w:type="fixed"/>
        <w:tblCellMar>
          <w:top w:w="40" w:type="dxa"/>
          <w:left w:w="80" w:type="dxa"/>
          <w:bottom w:w="40" w:type="dxa"/>
          <w:right w:w="80" w:type="dxa"/>
        </w:tblCellMar>
        <w:tblLook w:val="04A0" w:firstRow="1" w:lastRow="0" w:firstColumn="1" w:lastColumn="0" w:noHBand="0" w:noVBand="1"/>
      </w:tblPr>
      <w:tblGrid>
        <w:gridCol w:w="1705"/>
        <w:gridCol w:w="5760"/>
      </w:tblGrid>
      <w:tr w:rsidR="00882086" w14:paraId="349EA98F" w14:textId="77777777">
        <w:trPr>
          <w:cantSplit/>
          <w:trHeight w:val="20"/>
          <w:tblHeader/>
        </w:trPr>
        <w:tc>
          <w:tcPr>
            <w:tcW w:w="17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770156" w14:textId="77777777" w:rsidR="00882086" w:rsidRDefault="00000000">
            <w:pPr>
              <w:spacing w:before="20" w:after="20"/>
            </w:pPr>
            <w:r>
              <w:rPr>
                <w:b/>
                <w:bCs/>
                <w:color w:val="FFFFFF"/>
                <w:sz w:val="19"/>
                <w:szCs w:val="19"/>
              </w:rPr>
              <w:t>Result</w:t>
            </w:r>
          </w:p>
        </w:tc>
        <w:tc>
          <w:tcPr>
            <w:tcW w:w="575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37B19EE" w14:textId="77777777" w:rsidR="00882086" w:rsidRDefault="00000000">
            <w:pPr>
              <w:spacing w:before="20" w:after="20"/>
              <w:rPr>
                <w:b/>
                <w:bCs/>
                <w:color w:val="FFFFFF"/>
                <w:sz w:val="19"/>
                <w:szCs w:val="19"/>
              </w:rPr>
            </w:pPr>
            <w:r>
              <w:rPr>
                <w:b/>
                <w:bCs/>
                <w:color w:val="FFFFFF"/>
                <w:sz w:val="19"/>
                <w:szCs w:val="19"/>
              </w:rPr>
              <w:t>Effect</w:t>
            </w:r>
          </w:p>
        </w:tc>
      </w:tr>
      <w:tr w:rsidR="00882086" w14:paraId="07315E1C"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DBB495" w14:textId="77777777" w:rsidR="00882086" w:rsidRDefault="00000000">
            <w:pPr>
              <w:spacing w:before="20" w:after="20"/>
            </w:pPr>
            <w:r>
              <w:t>Critical success</w:t>
            </w:r>
          </w:p>
        </w:tc>
        <w:tc>
          <w:tcPr>
            <w:tcW w:w="575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8AB859C" w14:textId="77777777" w:rsidR="00882086" w:rsidRDefault="00000000">
            <w:pPr>
              <w:spacing w:before="20" w:after="20"/>
            </w:pPr>
            <w:r>
              <w:t>Your Dying ends. You are conscious, on your feet if you spend an action to stand, with 1 Vigor.</w:t>
            </w:r>
          </w:p>
        </w:tc>
      </w:tr>
      <w:tr w:rsidR="00882086" w14:paraId="01767249"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F400A3" w14:textId="77777777" w:rsidR="00882086" w:rsidRDefault="00000000">
            <w:pPr>
              <w:spacing w:before="20" w:after="20"/>
            </w:pPr>
            <w:r>
              <w:t>Success</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AC923FD" w14:textId="77777777" w:rsidR="00882086" w:rsidRDefault="00000000">
            <w:pPr>
              <w:spacing w:before="20" w:after="20"/>
            </w:pPr>
            <w:r>
              <w:t xml:space="preserve">Your Dying value drops by 1. If it reaches 0, your Dying ends and you are </w:t>
            </w:r>
            <w:r>
              <w:rPr>
                <w:b/>
                <w:bCs/>
              </w:rPr>
              <w:t>stable</w:t>
            </w:r>
            <w:r>
              <w:t>: still unconscious, but no longer sliding.</w:t>
            </w:r>
          </w:p>
        </w:tc>
      </w:tr>
      <w:tr w:rsidR="00882086" w14:paraId="24F445E7"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0B1809" w14:textId="77777777" w:rsidR="00882086" w:rsidRDefault="00000000">
            <w:pPr>
              <w:spacing w:before="20" w:after="20"/>
            </w:pPr>
            <w:r>
              <w:t>Failure</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A5EFFC" w14:textId="77777777" w:rsidR="00882086" w:rsidRDefault="00000000">
            <w:pPr>
              <w:spacing w:before="20" w:after="20"/>
            </w:pPr>
            <w:r>
              <w:t>Your Dying value rises by 1.</w:t>
            </w:r>
          </w:p>
        </w:tc>
      </w:tr>
      <w:tr w:rsidR="00882086" w14:paraId="7E542290"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2A80F7" w14:textId="77777777" w:rsidR="00882086" w:rsidRDefault="00000000">
            <w:pPr>
              <w:spacing w:before="20" w:after="20"/>
            </w:pPr>
            <w:r>
              <w:t>Critical failure</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BA25999" w14:textId="77777777" w:rsidR="00882086" w:rsidRDefault="00000000">
            <w:pPr>
              <w:spacing w:before="20" w:after="20"/>
            </w:pPr>
            <w:r>
              <w:t>Your Dying value rises by 2.</w:t>
            </w:r>
          </w:p>
        </w:tc>
      </w:tr>
    </w:tbl>
    <w:p w14:paraId="7CBEE24C" w14:textId="77777777" w:rsidR="00882086" w:rsidRDefault="00882086"/>
    <w:p w14:paraId="41FC84B5" w14:textId="77777777" w:rsidR="00882086" w:rsidRDefault="00000000">
      <w:r>
        <w:rPr>
          <w:b/>
          <w:bCs/>
        </w:rPr>
        <w:t>Helping.</w:t>
      </w:r>
      <w:r>
        <w:t xml:space="preserve"> An adjacent ally may spend </w:t>
      </w:r>
      <w:r>
        <w:rPr>
          <w:rFonts w:ascii="Segoe UI Symbol" w:hAnsi="Segoe UI Symbol" w:cs="Segoe UI Symbol"/>
        </w:rPr>
        <w:t>❶</w:t>
      </w:r>
      <w:r>
        <w:t xml:space="preserve"> to press a wound, straighten your neck, or shout your soul back into your body. You gain a +2 Situation bonus to your next Recovery check.</w:t>
      </w:r>
    </w:p>
    <w:p w14:paraId="0F7BDA6A" w14:textId="77777777" w:rsidR="00882086" w:rsidRDefault="00882086"/>
    <w:p w14:paraId="1D76D300" w14:textId="77777777" w:rsidR="00882086" w:rsidRDefault="00000000">
      <w:r>
        <w:rPr>
          <w:b/>
          <w:bCs/>
        </w:rPr>
        <w:t>Healing.</w:t>
      </w:r>
      <w:r>
        <w:t xml:space="preserve"> Any effect that restores even 1 Vigor to a Dying character ends their Dying at once. They are conscious, with that Vigor. Their Wounds remain.</w:t>
      </w:r>
    </w:p>
    <w:p w14:paraId="72896D34" w14:textId="77777777" w:rsidR="00882086" w:rsidRDefault="00882086"/>
    <w:p w14:paraId="1D2F6BAA" w14:textId="77777777" w:rsidR="00882086" w:rsidRDefault="00000000">
      <w:pPr>
        <w:pStyle w:val="Heading4"/>
      </w:pPr>
      <w:r>
        <w:t>Refusing Death</w:t>
      </w:r>
    </w:p>
    <w:p w14:paraId="3F421154" w14:textId="77777777" w:rsidR="00882086" w:rsidRDefault="00000000">
      <w:r>
        <w:rPr>
          <w:b/>
          <w:bCs/>
        </w:rPr>
        <w:t>When you would die, you may spend all of your Hero Points (if you have any) to refuse it.</w:t>
      </w:r>
      <w:r>
        <w:t xml:space="preserve"> This is not a roll. It cannot fail, and nothing in the game can stop it.</w:t>
      </w:r>
    </w:p>
    <w:p w14:paraId="649FA2AC" w14:textId="77777777" w:rsidR="00882086" w:rsidRDefault="00000000">
      <w:pPr>
        <w:numPr>
          <w:ilvl w:val="0"/>
          <w:numId w:val="10"/>
        </w:numPr>
      </w:pPr>
      <w:r>
        <w:t>Your Dying value drops to 0. You are unconscious and stable at 0 Vigor.</w:t>
      </w:r>
    </w:p>
    <w:p w14:paraId="5B30948C" w14:textId="77777777" w:rsidR="00882086" w:rsidRDefault="00000000">
      <w:pPr>
        <w:numPr>
          <w:ilvl w:val="0"/>
          <w:numId w:val="10"/>
        </w:numPr>
      </w:pPr>
      <w:r>
        <w:lastRenderedPageBreak/>
        <w:t>Your Wounds remain.</w:t>
      </w:r>
    </w:p>
    <w:p w14:paraId="71BFA68F" w14:textId="77777777" w:rsidR="00882086" w:rsidRDefault="00000000">
      <w:pPr>
        <w:numPr>
          <w:ilvl w:val="0"/>
          <w:numId w:val="10"/>
        </w:numPr>
      </w:pPr>
      <w:r>
        <w:t>You have no Hero Points until the GM awards more, or until the next session.</w:t>
      </w:r>
    </w:p>
    <w:p w14:paraId="6065A4C6" w14:textId="77777777" w:rsidR="00882086" w:rsidRDefault="00882086"/>
    <w:p w14:paraId="366F1E44" w14:textId="77777777" w:rsidR="00882086" w:rsidRDefault="00000000">
      <w:r>
        <w:t>It is the only thing in Starwrought that simply happens. Spend it and describe how: the blow that should have finished you turned on a buckle, the arrow found the strap and not the throat, you got your chin down at the last possible instant. You have bought one more scene, and paid everything you had for it.</w:t>
      </w:r>
    </w:p>
    <w:p w14:paraId="5FE8E47A" w14:textId="77777777" w:rsidR="00882086" w:rsidRDefault="00882086"/>
    <w:p w14:paraId="04920AFE" w14:textId="77777777" w:rsidR="00882086" w:rsidRDefault="00000000">
      <w:pPr>
        <w:pStyle w:val="Heading2"/>
        <w:keepNext/>
        <w:spacing w:before="240" w:after="120"/>
        <w:rPr>
          <w:rFonts w:eastAsia="Georgia"/>
          <w:b/>
          <w:bCs/>
          <w:color w:val="E2703A"/>
          <w:sz w:val="28"/>
          <w:szCs w:val="28"/>
        </w:rPr>
      </w:pPr>
      <w:bookmarkStart w:id="16" w:name="_Toc241476583"/>
      <w:r>
        <w:rPr>
          <w:rFonts w:eastAsia="Georgia"/>
          <w:b/>
          <w:bCs/>
          <w:color w:val="E2703A"/>
          <w:sz w:val="28"/>
          <w:szCs w:val="28"/>
        </w:rPr>
        <w:t>Movement, Spaces, Reach, and Terrain</w:t>
      </w:r>
      <w:bookmarkEnd w:id="16"/>
    </w:p>
    <w:p w14:paraId="71BC709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Grid Size and Speed</w:t>
      </w:r>
    </w:p>
    <w:p w14:paraId="653915AB" w14:textId="77777777" w:rsidR="00882086" w:rsidRDefault="00000000">
      <w:r>
        <w:rPr>
          <w:b/>
          <w:bCs/>
        </w:rPr>
        <w:t>Grid Squares are 1 foot</w:t>
      </w:r>
      <w:r>
        <w:t>, not the typical 5 foot in other TTRPGs. This gives much more movement freedom for creatures of different sizes and for weapons of different lengths.</w:t>
      </w:r>
    </w:p>
    <w:p w14:paraId="5A012AD8" w14:textId="77777777" w:rsidR="00882086" w:rsidRDefault="00882086"/>
    <w:p w14:paraId="79D5859E" w14:textId="77777777" w:rsidR="00882086" w:rsidRDefault="00000000">
      <w:r>
        <w:rPr>
          <w:b/>
          <w:bCs/>
        </w:rPr>
        <w:t>Diagonals are measured exactly.</w:t>
      </w:r>
      <w:r>
        <w:t xml:space="preserve"> The true distance between two points is what counts. Moving diagonally across a square costs about 1.4 feet; a VTT should be able to measure this distance exactly.</w:t>
      </w:r>
    </w:p>
    <w:p w14:paraId="0F7406D9" w14:textId="77777777" w:rsidR="00882086" w:rsidRDefault="00882086"/>
    <w:p w14:paraId="71375D77" w14:textId="77777777" w:rsidR="00882086" w:rsidRDefault="00000000">
      <w:r>
        <w:rPr>
          <w:b/>
          <w:bCs/>
        </w:rPr>
        <w:t>Speed</w:t>
      </w:r>
      <w:r>
        <w:t xml:space="preserve"> is how far you move with a single </w:t>
      </w:r>
      <w:r>
        <w:rPr>
          <w:b/>
          <w:bCs/>
        </w:rPr>
        <w:t xml:space="preserve">Move </w:t>
      </w:r>
      <w:r>
        <w:rPr>
          <w:rFonts w:ascii="Segoe UI Symbol" w:hAnsi="Segoe UI Symbol" w:cs="Segoe UI Symbol"/>
        </w:rPr>
        <w:t>❶</w:t>
      </w:r>
      <w:r>
        <w:t xml:space="preserve">, in feet. A round is about six seconds and holds six actions, so a Speed of 6 is a brisk walk for a fighter who spends every action moving and measured footwork for one who does not. A Human’s Speed is 6. Speed is set by your Ancestry (and some Talents). A </w:t>
      </w:r>
      <w:r>
        <w:rPr>
          <w:b/>
          <w:bCs/>
        </w:rPr>
        <w:t xml:space="preserve">Step </w:t>
      </w:r>
      <w:r>
        <w:rPr>
          <w:rFonts w:ascii="Segoe UI Symbol" w:hAnsi="Segoe UI Symbol" w:cs="Segoe UI Symbol"/>
        </w:rPr>
        <w:t>❶</w:t>
      </w:r>
      <w:r>
        <w:t xml:space="preserve"> is a move up to half your Speed and does not provoke an Intercept; a </w:t>
      </w:r>
      <w:r>
        <w:rPr>
          <w:b/>
          <w:bCs/>
        </w:rPr>
        <w:t xml:space="preserve">Rush </w:t>
      </w:r>
      <w:r>
        <w:rPr>
          <w:rFonts w:ascii="Segoe UI Symbol" w:hAnsi="Segoe UI Symbol" w:cs="Segoe UI Symbol"/>
        </w:rPr>
        <w:t>❸</w:t>
      </w:r>
      <w:r>
        <w:t xml:space="preserve"> covers five times your Speed in a straight line for a fighter who wants ground more than safety.</w:t>
      </w:r>
    </w:p>
    <w:p w14:paraId="740985A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Size, Space and Reach</w:t>
      </w:r>
    </w:p>
    <w:tbl>
      <w:tblPr>
        <w:tblpPr w:leftFromText="180" w:rightFromText="180" w:vertAnchor="text" w:tblpY="1"/>
        <w:tblOverlap w:val="never"/>
        <w:tblW w:w="4632" w:type="dxa"/>
        <w:tblLayout w:type="fixed"/>
        <w:tblCellMar>
          <w:top w:w="15" w:type="dxa"/>
          <w:left w:w="15" w:type="dxa"/>
          <w:bottom w:w="15" w:type="dxa"/>
          <w:right w:w="15" w:type="dxa"/>
        </w:tblCellMar>
        <w:tblLook w:val="04A0" w:firstRow="1" w:lastRow="0" w:firstColumn="1" w:lastColumn="0" w:noHBand="0" w:noVBand="1"/>
      </w:tblPr>
      <w:tblGrid>
        <w:gridCol w:w="1244"/>
        <w:gridCol w:w="1518"/>
        <w:gridCol w:w="1870"/>
      </w:tblGrid>
      <w:tr w:rsidR="00882086" w14:paraId="2022F3F1" w14:textId="77777777">
        <w:trPr>
          <w:tblHeader/>
        </w:trPr>
        <w:tc>
          <w:tcPr>
            <w:tcW w:w="1244" w:type="dxa"/>
            <w:tcBorders>
              <w:top w:val="single" w:sz="4" w:space="0" w:color="000000"/>
              <w:left w:val="single" w:sz="4" w:space="0" w:color="000000"/>
              <w:bottom w:val="single" w:sz="4" w:space="0" w:color="000000"/>
              <w:right w:val="single" w:sz="4" w:space="0" w:color="000000"/>
            </w:tcBorders>
            <w:vAlign w:val="center"/>
          </w:tcPr>
          <w:p w14:paraId="2C5864CE" w14:textId="77777777" w:rsidR="00882086" w:rsidRDefault="00000000">
            <w:pPr>
              <w:rPr>
                <w:b/>
                <w:bCs/>
              </w:rPr>
            </w:pPr>
            <w:r>
              <w:rPr>
                <w:b/>
                <w:bCs/>
              </w:rPr>
              <w:t>Creature Size</w:t>
            </w:r>
          </w:p>
        </w:tc>
        <w:tc>
          <w:tcPr>
            <w:tcW w:w="1518" w:type="dxa"/>
            <w:tcBorders>
              <w:top w:val="single" w:sz="4" w:space="0" w:color="000000"/>
              <w:left w:val="single" w:sz="4" w:space="0" w:color="000000"/>
              <w:bottom w:val="single" w:sz="4" w:space="0" w:color="000000"/>
              <w:right w:val="single" w:sz="4" w:space="0" w:color="000000"/>
            </w:tcBorders>
            <w:vAlign w:val="center"/>
          </w:tcPr>
          <w:p w14:paraId="561FFB4A" w14:textId="77777777" w:rsidR="00882086" w:rsidRDefault="00000000">
            <w:pPr>
              <w:rPr>
                <w:b/>
                <w:bCs/>
              </w:rPr>
            </w:pPr>
            <w:r>
              <w:rPr>
                <w:b/>
                <w:bCs/>
              </w:rPr>
              <w:t>Area Occupied</w:t>
            </w:r>
          </w:p>
          <w:p w14:paraId="23F83886" w14:textId="77777777" w:rsidR="00882086" w:rsidRDefault="00000000">
            <w:pPr>
              <w:rPr>
                <w:b/>
                <w:bCs/>
              </w:rPr>
            </w:pPr>
            <w:r>
              <w:rPr>
                <w:b/>
                <w:bCs/>
              </w:rPr>
              <w:t>/ VTT Token Size</w:t>
            </w:r>
          </w:p>
        </w:tc>
        <w:tc>
          <w:tcPr>
            <w:tcW w:w="1870" w:type="dxa"/>
            <w:tcBorders>
              <w:top w:val="single" w:sz="4" w:space="0" w:color="000000"/>
              <w:left w:val="single" w:sz="4" w:space="0" w:color="000000"/>
              <w:bottom w:val="single" w:sz="4" w:space="0" w:color="000000"/>
              <w:right w:val="single" w:sz="4" w:space="0" w:color="000000"/>
            </w:tcBorders>
          </w:tcPr>
          <w:p w14:paraId="049D4313" w14:textId="77777777" w:rsidR="00882086" w:rsidRDefault="00000000">
            <w:pPr>
              <w:rPr>
                <w:b/>
                <w:bCs/>
              </w:rPr>
            </w:pPr>
            <w:r>
              <w:rPr>
                <w:b/>
                <w:bCs/>
              </w:rPr>
              <w:t>Natural Reach</w:t>
            </w:r>
          </w:p>
        </w:tc>
      </w:tr>
      <w:tr w:rsidR="00882086" w14:paraId="53CBA42D"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77F51553" w14:textId="77777777" w:rsidR="00882086" w:rsidRDefault="00000000">
            <w:r>
              <w:rPr>
                <w:b/>
                <w:bCs/>
              </w:rPr>
              <w:t>Tiny</w:t>
            </w:r>
          </w:p>
        </w:tc>
        <w:tc>
          <w:tcPr>
            <w:tcW w:w="1518" w:type="dxa"/>
            <w:tcBorders>
              <w:top w:val="single" w:sz="4" w:space="0" w:color="000000"/>
              <w:left w:val="single" w:sz="4" w:space="0" w:color="000000"/>
              <w:bottom w:val="single" w:sz="4" w:space="0" w:color="000000"/>
              <w:right w:val="single" w:sz="4" w:space="0" w:color="000000"/>
            </w:tcBorders>
            <w:vAlign w:val="center"/>
          </w:tcPr>
          <w:p w14:paraId="10401AE0" w14:textId="77777777" w:rsidR="00882086" w:rsidRDefault="00000000">
            <w:r>
              <w:t>1 ft x 1 ft</w:t>
            </w:r>
          </w:p>
        </w:tc>
        <w:tc>
          <w:tcPr>
            <w:tcW w:w="1870" w:type="dxa"/>
            <w:tcBorders>
              <w:top w:val="single" w:sz="4" w:space="0" w:color="000000"/>
              <w:left w:val="single" w:sz="4" w:space="0" w:color="000000"/>
              <w:bottom w:val="single" w:sz="4" w:space="0" w:color="000000"/>
              <w:right w:val="single" w:sz="4" w:space="0" w:color="000000"/>
            </w:tcBorders>
          </w:tcPr>
          <w:p w14:paraId="0653B176" w14:textId="77777777" w:rsidR="00882086" w:rsidRDefault="00000000">
            <w:r>
              <w:t>Adjacent</w:t>
            </w:r>
          </w:p>
        </w:tc>
      </w:tr>
      <w:tr w:rsidR="00882086" w14:paraId="788D838F"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466647E9" w14:textId="77777777" w:rsidR="00882086" w:rsidRDefault="00000000">
            <w:r>
              <w:rPr>
                <w:b/>
                <w:bCs/>
              </w:rPr>
              <w:t>Small</w:t>
            </w:r>
          </w:p>
        </w:tc>
        <w:tc>
          <w:tcPr>
            <w:tcW w:w="1518" w:type="dxa"/>
            <w:tcBorders>
              <w:top w:val="single" w:sz="4" w:space="0" w:color="000000"/>
              <w:left w:val="single" w:sz="4" w:space="0" w:color="000000"/>
              <w:bottom w:val="single" w:sz="4" w:space="0" w:color="000000"/>
              <w:right w:val="single" w:sz="4" w:space="0" w:color="000000"/>
            </w:tcBorders>
            <w:vAlign w:val="center"/>
          </w:tcPr>
          <w:p w14:paraId="5CE18F42" w14:textId="77777777" w:rsidR="00882086" w:rsidRDefault="00000000">
            <w:r>
              <w:t>2 ft x 2 ft</w:t>
            </w:r>
          </w:p>
        </w:tc>
        <w:tc>
          <w:tcPr>
            <w:tcW w:w="1870" w:type="dxa"/>
            <w:tcBorders>
              <w:top w:val="single" w:sz="4" w:space="0" w:color="000000"/>
              <w:left w:val="single" w:sz="4" w:space="0" w:color="000000"/>
              <w:bottom w:val="single" w:sz="4" w:space="0" w:color="000000"/>
              <w:right w:val="single" w:sz="4" w:space="0" w:color="000000"/>
            </w:tcBorders>
          </w:tcPr>
          <w:p w14:paraId="5441BA1B" w14:textId="77777777" w:rsidR="00882086" w:rsidRDefault="00000000">
            <w:r>
              <w:t>1 ft</w:t>
            </w:r>
          </w:p>
        </w:tc>
      </w:tr>
      <w:tr w:rsidR="00882086" w14:paraId="5AE2F4C8"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67FCF869" w14:textId="77777777" w:rsidR="00882086" w:rsidRDefault="00000000">
            <w:r>
              <w:rPr>
                <w:b/>
                <w:bCs/>
              </w:rPr>
              <w:t>Medium</w:t>
            </w:r>
          </w:p>
        </w:tc>
        <w:tc>
          <w:tcPr>
            <w:tcW w:w="1518" w:type="dxa"/>
            <w:tcBorders>
              <w:top w:val="single" w:sz="4" w:space="0" w:color="000000"/>
              <w:left w:val="single" w:sz="4" w:space="0" w:color="000000"/>
              <w:bottom w:val="single" w:sz="4" w:space="0" w:color="000000"/>
              <w:right w:val="single" w:sz="4" w:space="0" w:color="000000"/>
            </w:tcBorders>
            <w:vAlign w:val="center"/>
          </w:tcPr>
          <w:p w14:paraId="6ED2D0E6" w14:textId="77777777" w:rsidR="00882086" w:rsidRDefault="00000000">
            <w:r>
              <w:t>3 ft x 3 ft</w:t>
            </w:r>
          </w:p>
        </w:tc>
        <w:tc>
          <w:tcPr>
            <w:tcW w:w="1870" w:type="dxa"/>
            <w:tcBorders>
              <w:top w:val="single" w:sz="4" w:space="0" w:color="000000"/>
              <w:left w:val="single" w:sz="4" w:space="0" w:color="000000"/>
              <w:bottom w:val="single" w:sz="4" w:space="0" w:color="000000"/>
              <w:right w:val="single" w:sz="4" w:space="0" w:color="000000"/>
            </w:tcBorders>
          </w:tcPr>
          <w:p w14:paraId="28A4F1F4" w14:textId="77777777" w:rsidR="00882086" w:rsidRDefault="00000000">
            <w:r>
              <w:t>2 ft</w:t>
            </w:r>
          </w:p>
        </w:tc>
      </w:tr>
      <w:tr w:rsidR="00882086" w14:paraId="6B748DD4"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4FD58003" w14:textId="77777777" w:rsidR="00882086" w:rsidRDefault="00000000">
            <w:r>
              <w:rPr>
                <w:b/>
                <w:bCs/>
              </w:rPr>
              <w:t>Large</w:t>
            </w:r>
          </w:p>
        </w:tc>
        <w:tc>
          <w:tcPr>
            <w:tcW w:w="1518" w:type="dxa"/>
            <w:tcBorders>
              <w:top w:val="single" w:sz="4" w:space="0" w:color="000000"/>
              <w:left w:val="single" w:sz="4" w:space="0" w:color="000000"/>
              <w:bottom w:val="single" w:sz="4" w:space="0" w:color="000000"/>
              <w:right w:val="single" w:sz="4" w:space="0" w:color="000000"/>
            </w:tcBorders>
            <w:vAlign w:val="center"/>
          </w:tcPr>
          <w:p w14:paraId="4C9CC762" w14:textId="77777777" w:rsidR="00882086" w:rsidRDefault="00000000">
            <w:r>
              <w:t>5 ft x 5 ft*</w:t>
            </w:r>
          </w:p>
        </w:tc>
        <w:tc>
          <w:tcPr>
            <w:tcW w:w="1870" w:type="dxa"/>
            <w:tcBorders>
              <w:top w:val="single" w:sz="4" w:space="0" w:color="000000"/>
              <w:left w:val="single" w:sz="4" w:space="0" w:color="000000"/>
              <w:bottom w:val="single" w:sz="4" w:space="0" w:color="000000"/>
              <w:right w:val="single" w:sz="4" w:space="0" w:color="000000"/>
            </w:tcBorders>
          </w:tcPr>
          <w:p w14:paraId="3599E1B4" w14:textId="77777777" w:rsidR="00882086" w:rsidRDefault="00000000">
            <w:r>
              <w:t>4 ft</w:t>
            </w:r>
          </w:p>
        </w:tc>
      </w:tr>
      <w:tr w:rsidR="00882086" w14:paraId="75DA93B5"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7171FD3E" w14:textId="77777777" w:rsidR="00882086" w:rsidRDefault="00000000">
            <w:r>
              <w:rPr>
                <w:b/>
                <w:bCs/>
              </w:rPr>
              <w:t>Huge</w:t>
            </w:r>
          </w:p>
        </w:tc>
        <w:tc>
          <w:tcPr>
            <w:tcW w:w="1518" w:type="dxa"/>
            <w:tcBorders>
              <w:top w:val="single" w:sz="4" w:space="0" w:color="000000"/>
              <w:left w:val="single" w:sz="4" w:space="0" w:color="000000"/>
              <w:bottom w:val="single" w:sz="4" w:space="0" w:color="000000"/>
              <w:right w:val="single" w:sz="4" w:space="0" w:color="000000"/>
            </w:tcBorders>
            <w:vAlign w:val="center"/>
          </w:tcPr>
          <w:p w14:paraId="3D0D1DD9" w14:textId="77777777" w:rsidR="00882086" w:rsidRDefault="00000000">
            <w:r>
              <w:t>Varies</w:t>
            </w:r>
          </w:p>
        </w:tc>
        <w:tc>
          <w:tcPr>
            <w:tcW w:w="1870" w:type="dxa"/>
            <w:tcBorders>
              <w:top w:val="single" w:sz="4" w:space="0" w:color="000000"/>
              <w:left w:val="single" w:sz="4" w:space="0" w:color="000000"/>
              <w:bottom w:val="single" w:sz="4" w:space="0" w:color="000000"/>
              <w:right w:val="single" w:sz="4" w:space="0" w:color="000000"/>
            </w:tcBorders>
          </w:tcPr>
          <w:p w14:paraId="3B3EDE15" w14:textId="77777777" w:rsidR="00882086" w:rsidRDefault="00000000">
            <w:r>
              <w:t>Varies</w:t>
            </w:r>
          </w:p>
        </w:tc>
      </w:tr>
      <w:tr w:rsidR="00882086" w14:paraId="46C7B51B"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5D617CEA" w14:textId="77777777" w:rsidR="00882086" w:rsidRDefault="00000000">
            <w:pPr>
              <w:rPr>
                <w:b/>
                <w:bCs/>
              </w:rPr>
            </w:pPr>
            <w:r>
              <w:rPr>
                <w:b/>
                <w:bCs/>
              </w:rPr>
              <w:t>Gargantuan</w:t>
            </w:r>
          </w:p>
        </w:tc>
        <w:tc>
          <w:tcPr>
            <w:tcW w:w="1518" w:type="dxa"/>
            <w:tcBorders>
              <w:top w:val="single" w:sz="4" w:space="0" w:color="000000"/>
              <w:left w:val="single" w:sz="4" w:space="0" w:color="000000"/>
              <w:bottom w:val="single" w:sz="4" w:space="0" w:color="000000"/>
              <w:right w:val="single" w:sz="4" w:space="0" w:color="000000"/>
            </w:tcBorders>
            <w:vAlign w:val="center"/>
          </w:tcPr>
          <w:p w14:paraId="00020816" w14:textId="77777777" w:rsidR="00882086" w:rsidRDefault="00000000">
            <w:r>
              <w:t>Varies</w:t>
            </w:r>
          </w:p>
        </w:tc>
        <w:tc>
          <w:tcPr>
            <w:tcW w:w="1870" w:type="dxa"/>
            <w:tcBorders>
              <w:top w:val="single" w:sz="4" w:space="0" w:color="000000"/>
              <w:left w:val="single" w:sz="4" w:space="0" w:color="000000"/>
              <w:bottom w:val="single" w:sz="4" w:space="0" w:color="000000"/>
              <w:right w:val="single" w:sz="4" w:space="0" w:color="000000"/>
            </w:tcBorders>
          </w:tcPr>
          <w:p w14:paraId="68FCD6C2" w14:textId="77777777" w:rsidR="00882086" w:rsidRDefault="00000000">
            <w:r>
              <w:t>Varies</w:t>
            </w:r>
          </w:p>
        </w:tc>
      </w:tr>
    </w:tbl>
    <w:p w14:paraId="767BB255" w14:textId="77777777" w:rsidR="00882086" w:rsidRDefault="00000000">
      <w:pPr>
        <w:rPr>
          <w:sz w:val="18"/>
          <w:szCs w:val="18"/>
        </w:rPr>
      </w:pPr>
      <w:r>
        <w:rPr>
          <w:sz w:val="18"/>
          <w:szCs w:val="18"/>
        </w:rPr>
        <w:br w:type="textWrapping" w:clear="all"/>
        <w:t>* Nonhumanoid, Large, Huge, and larger creatures may take up different variations of Space / Token Size. For example, 5 ft x 10 ft, or 10 ft x 15 ft.</w:t>
      </w:r>
    </w:p>
    <w:p w14:paraId="02756BCE" w14:textId="77777777" w:rsidR="00882086" w:rsidRDefault="00882086"/>
    <w:p w14:paraId="6DB57A4D" w14:textId="77777777" w:rsidR="00882086" w:rsidRDefault="00000000">
      <w:pPr>
        <w:rPr>
          <w:b/>
          <w:bCs/>
        </w:rPr>
      </w:pPr>
      <w:r>
        <w:rPr>
          <w:b/>
          <w:bCs/>
        </w:rPr>
        <w:t>Adjacent means your space and theirs are touching, with no gap at all: 0 feet between them. Touching at a corner counts.</w:t>
      </w:r>
    </w:p>
    <w:p w14:paraId="6621CC37" w14:textId="77777777" w:rsidR="00882086" w:rsidRDefault="00882086"/>
    <w:p w14:paraId="39A44EA5" w14:textId="77777777" w:rsidR="00882086" w:rsidRDefault="00000000">
      <w:r>
        <w:rPr>
          <w:b/>
          <w:bCs/>
        </w:rPr>
        <w:t>Total Reach is how far beyond your own space you can strike.</w:t>
      </w:r>
      <w:r>
        <w:t xml:space="preserve"> It is measured from the edge of your space to the edge of your target's.</w:t>
      </w:r>
    </w:p>
    <w:p w14:paraId="6F69E2A9" w14:textId="77777777" w:rsidR="00882086" w:rsidRDefault="00882086"/>
    <w:p w14:paraId="4C295B9D" w14:textId="77777777" w:rsidR="00882086" w:rsidRDefault="00000000">
      <w:r>
        <w:t xml:space="preserve">All weapons have a Reach assigned to them (see </w:t>
      </w:r>
      <w:r>
        <w:rPr>
          <w:u w:val="single"/>
        </w:rPr>
        <w:t>Chapter 5: Equipment</w:t>
      </w:r>
      <w:r>
        <w:t xml:space="preserve"> for details). The calculation for Total Reach is the your Natural Reach plus the Weapon’s Reach.</w:t>
      </w:r>
    </w:p>
    <w:p w14:paraId="69AC775D" w14:textId="77777777" w:rsidR="00882086" w:rsidRDefault="00882086"/>
    <w:tbl>
      <w:tblPr>
        <w:tblW w:w="10050" w:type="dxa"/>
        <w:tblLayout w:type="fixed"/>
        <w:tblCellMar>
          <w:top w:w="120" w:type="dxa"/>
          <w:left w:w="160" w:type="dxa"/>
          <w:bottom w:w="120" w:type="dxa"/>
          <w:right w:w="160" w:type="dxa"/>
        </w:tblCellMar>
        <w:tblLook w:val="04A0" w:firstRow="1" w:lastRow="0" w:firstColumn="1" w:lastColumn="0" w:noHBand="0" w:noVBand="1"/>
      </w:tblPr>
      <w:tblGrid>
        <w:gridCol w:w="10050"/>
      </w:tblGrid>
      <w:tr w:rsidR="00882086" w14:paraId="087220D2" w14:textId="77777777">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Pr>
          <w:p w14:paraId="186C291E" w14:textId="77777777" w:rsidR="00882086" w:rsidRDefault="00000000">
            <w:pPr>
              <w:spacing w:after="20"/>
              <w:jc w:val="center"/>
            </w:pPr>
            <w:r>
              <w:rPr>
                <w:rFonts w:eastAsia="Georgia"/>
                <w:b/>
                <w:bCs/>
                <w:color w:val="0E5F6B"/>
                <w:sz w:val="24"/>
                <w:szCs w:val="24"/>
              </w:rPr>
              <w:t>Total Reach = (Natural Reach + Weapon Reach )</w:t>
            </w:r>
          </w:p>
        </w:tc>
      </w:tr>
    </w:tbl>
    <w:p w14:paraId="1D61BF41" w14:textId="77777777" w:rsidR="00882086" w:rsidRDefault="00882086"/>
    <w:p w14:paraId="49F2E579" w14:textId="77777777" w:rsidR="00882086" w:rsidRDefault="00000000">
      <w:pPr>
        <w:pStyle w:val="Heading4"/>
      </w:pPr>
      <w:r>
        <w:t>Size and Defenses</w:t>
      </w:r>
    </w:p>
    <w:p w14:paraId="065A2A07" w14:textId="77777777" w:rsidR="00882086" w:rsidRDefault="00000000">
      <w:r>
        <w:t xml:space="preserve">Creatures gain an innate </w:t>
      </w:r>
      <w:r>
        <w:rPr>
          <w:i/>
          <w:iCs/>
        </w:rPr>
        <w:t>Evade</w:t>
      </w:r>
      <w:r>
        <w:t xml:space="preserve"> and </w:t>
      </w:r>
      <w:r>
        <w:rPr>
          <w:i/>
          <w:iCs/>
        </w:rPr>
        <w:t>Guard</w:t>
      </w:r>
      <w:r>
        <w:t xml:space="preserve"> difference that apply to physical </w:t>
      </w:r>
      <w:r>
        <w:rPr>
          <w:b/>
          <w:bCs/>
          <w:highlight w:val="green"/>
        </w:rPr>
        <w:t>Attacks</w:t>
      </w:r>
      <w:r>
        <w:t xml:space="preserve"> based on their size:</w:t>
      </w:r>
    </w:p>
    <w:tbl>
      <w:tblPr>
        <w:tblStyle w:val="TableGrid"/>
        <w:tblW w:w="4405" w:type="dxa"/>
        <w:tblLayout w:type="fixed"/>
        <w:tblLook w:val="04A0" w:firstRow="1" w:lastRow="0" w:firstColumn="1" w:lastColumn="0" w:noHBand="0" w:noVBand="1"/>
      </w:tblPr>
      <w:tblGrid>
        <w:gridCol w:w="1705"/>
        <w:gridCol w:w="2700"/>
      </w:tblGrid>
      <w:tr w:rsidR="00882086" w14:paraId="6B0BE414" w14:textId="77777777">
        <w:tc>
          <w:tcPr>
            <w:tcW w:w="1705" w:type="dxa"/>
          </w:tcPr>
          <w:p w14:paraId="4C0B0491" w14:textId="77777777" w:rsidR="00882086" w:rsidRDefault="00000000">
            <w:pPr>
              <w:rPr>
                <w:b/>
                <w:bCs/>
              </w:rPr>
            </w:pPr>
            <w:r>
              <w:rPr>
                <w:b/>
                <w:bCs/>
              </w:rPr>
              <w:t>Size</w:t>
            </w:r>
          </w:p>
        </w:tc>
        <w:tc>
          <w:tcPr>
            <w:tcW w:w="2699" w:type="dxa"/>
          </w:tcPr>
          <w:p w14:paraId="5DBB0717" w14:textId="77777777" w:rsidR="00882086" w:rsidRDefault="00000000">
            <w:pPr>
              <w:rPr>
                <w:b/>
                <w:bCs/>
              </w:rPr>
            </w:pPr>
            <w:r>
              <w:rPr>
                <w:b/>
                <w:bCs/>
              </w:rPr>
              <w:t xml:space="preserve">Effect on </w:t>
            </w:r>
            <w:r>
              <w:rPr>
                <w:b/>
                <w:bCs/>
                <w:i/>
                <w:iCs/>
              </w:rPr>
              <w:t>Evade</w:t>
            </w:r>
            <w:r>
              <w:rPr>
                <w:b/>
                <w:bCs/>
              </w:rPr>
              <w:t xml:space="preserve"> &amp; </w:t>
            </w:r>
            <w:r>
              <w:rPr>
                <w:b/>
                <w:bCs/>
                <w:i/>
                <w:iCs/>
              </w:rPr>
              <w:t>Guard</w:t>
            </w:r>
            <w:r>
              <w:rPr>
                <w:b/>
                <w:bCs/>
              </w:rPr>
              <w:t xml:space="preserve"> for physical </w:t>
            </w:r>
            <w:r>
              <w:rPr>
                <w:b/>
                <w:bCs/>
                <w:highlight w:val="green"/>
              </w:rPr>
              <w:t>Attacks</w:t>
            </w:r>
          </w:p>
        </w:tc>
      </w:tr>
      <w:tr w:rsidR="00882086" w14:paraId="1B092232" w14:textId="77777777">
        <w:tc>
          <w:tcPr>
            <w:tcW w:w="1705" w:type="dxa"/>
          </w:tcPr>
          <w:p w14:paraId="4239D498" w14:textId="77777777" w:rsidR="00882086" w:rsidRDefault="00000000">
            <w:r>
              <w:lastRenderedPageBreak/>
              <w:t>Tiny or smaller</w:t>
            </w:r>
          </w:p>
        </w:tc>
        <w:tc>
          <w:tcPr>
            <w:tcW w:w="2699" w:type="dxa"/>
          </w:tcPr>
          <w:p w14:paraId="3F9D927A" w14:textId="77777777" w:rsidR="00882086" w:rsidRDefault="00000000">
            <w:r>
              <w:t xml:space="preserve">+2 </w:t>
            </w:r>
            <w:r>
              <w:rPr>
                <w:i/>
                <w:iCs/>
              </w:rPr>
              <w:t>Evade</w:t>
            </w:r>
            <w:r>
              <w:t xml:space="preserve">, -2 </w:t>
            </w:r>
            <w:r>
              <w:rPr>
                <w:i/>
                <w:iCs/>
              </w:rPr>
              <w:t>Guard</w:t>
            </w:r>
          </w:p>
        </w:tc>
      </w:tr>
      <w:tr w:rsidR="00882086" w14:paraId="2300756F" w14:textId="77777777">
        <w:tc>
          <w:tcPr>
            <w:tcW w:w="1705" w:type="dxa"/>
          </w:tcPr>
          <w:p w14:paraId="4871A3C4" w14:textId="77777777" w:rsidR="00882086" w:rsidRDefault="00000000">
            <w:r>
              <w:t>Small</w:t>
            </w:r>
          </w:p>
        </w:tc>
        <w:tc>
          <w:tcPr>
            <w:tcW w:w="2699" w:type="dxa"/>
          </w:tcPr>
          <w:p w14:paraId="4AA47A9B" w14:textId="77777777" w:rsidR="00882086" w:rsidRDefault="00000000">
            <w:r>
              <w:t xml:space="preserve">+1 </w:t>
            </w:r>
            <w:r>
              <w:rPr>
                <w:i/>
                <w:iCs/>
              </w:rPr>
              <w:t>Evade</w:t>
            </w:r>
            <w:r>
              <w:t xml:space="preserve">, -1 </w:t>
            </w:r>
            <w:r>
              <w:rPr>
                <w:i/>
                <w:iCs/>
              </w:rPr>
              <w:t>Guard</w:t>
            </w:r>
          </w:p>
        </w:tc>
      </w:tr>
      <w:tr w:rsidR="00882086" w14:paraId="6F1ED3B4" w14:textId="77777777">
        <w:tc>
          <w:tcPr>
            <w:tcW w:w="1705" w:type="dxa"/>
          </w:tcPr>
          <w:p w14:paraId="63A5F718" w14:textId="77777777" w:rsidR="00882086" w:rsidRDefault="00000000">
            <w:r>
              <w:t>Medium</w:t>
            </w:r>
          </w:p>
        </w:tc>
        <w:tc>
          <w:tcPr>
            <w:tcW w:w="2699" w:type="dxa"/>
          </w:tcPr>
          <w:p w14:paraId="71053067" w14:textId="77777777" w:rsidR="00882086" w:rsidRDefault="00000000">
            <w:r>
              <w:t xml:space="preserve">No effect on </w:t>
            </w:r>
            <w:r>
              <w:rPr>
                <w:i/>
                <w:iCs/>
              </w:rPr>
              <w:t>Evade</w:t>
            </w:r>
            <w:r>
              <w:t xml:space="preserve"> or </w:t>
            </w:r>
            <w:r>
              <w:rPr>
                <w:i/>
                <w:iCs/>
              </w:rPr>
              <w:t>Guard</w:t>
            </w:r>
          </w:p>
        </w:tc>
      </w:tr>
      <w:tr w:rsidR="00882086" w14:paraId="5825E156" w14:textId="77777777">
        <w:tc>
          <w:tcPr>
            <w:tcW w:w="1705" w:type="dxa"/>
          </w:tcPr>
          <w:p w14:paraId="0CAC9D00" w14:textId="77777777" w:rsidR="00882086" w:rsidRDefault="00000000">
            <w:r>
              <w:t>Large</w:t>
            </w:r>
          </w:p>
        </w:tc>
        <w:tc>
          <w:tcPr>
            <w:tcW w:w="2699" w:type="dxa"/>
          </w:tcPr>
          <w:p w14:paraId="550FBF2C" w14:textId="77777777" w:rsidR="00882086" w:rsidRDefault="00000000">
            <w:r>
              <w:t xml:space="preserve">-1 </w:t>
            </w:r>
            <w:r>
              <w:rPr>
                <w:i/>
                <w:iCs/>
              </w:rPr>
              <w:t>Evade</w:t>
            </w:r>
            <w:r>
              <w:t xml:space="preserve">, +1 </w:t>
            </w:r>
            <w:r>
              <w:rPr>
                <w:i/>
                <w:iCs/>
              </w:rPr>
              <w:t>Guard</w:t>
            </w:r>
          </w:p>
        </w:tc>
      </w:tr>
      <w:tr w:rsidR="00882086" w14:paraId="11E08D96" w14:textId="77777777">
        <w:tc>
          <w:tcPr>
            <w:tcW w:w="1705" w:type="dxa"/>
          </w:tcPr>
          <w:p w14:paraId="40427EBA" w14:textId="77777777" w:rsidR="00882086" w:rsidRDefault="00000000">
            <w:r>
              <w:t>Huge or larger</w:t>
            </w:r>
          </w:p>
        </w:tc>
        <w:tc>
          <w:tcPr>
            <w:tcW w:w="2699" w:type="dxa"/>
          </w:tcPr>
          <w:p w14:paraId="52048148" w14:textId="77777777" w:rsidR="00882086" w:rsidRDefault="00000000">
            <w:r>
              <w:t xml:space="preserve">-2 </w:t>
            </w:r>
            <w:r>
              <w:rPr>
                <w:i/>
                <w:iCs/>
              </w:rPr>
              <w:t>Evade</w:t>
            </w:r>
            <w:r>
              <w:t xml:space="preserve">, +2 </w:t>
            </w:r>
            <w:r>
              <w:rPr>
                <w:i/>
                <w:iCs/>
              </w:rPr>
              <w:t>Guard</w:t>
            </w:r>
          </w:p>
        </w:tc>
      </w:tr>
    </w:tbl>
    <w:p w14:paraId="6EA47294" w14:textId="77777777" w:rsidR="00882086" w:rsidRDefault="00000000">
      <w:pPr>
        <w:pStyle w:val="Heading3"/>
        <w:keepNext/>
        <w:spacing w:before="180" w:after="100"/>
      </w:pPr>
      <w:r>
        <w:rPr>
          <w:rFonts w:eastAsia="Georgia"/>
          <w:color w:val="1D2A32"/>
          <w:sz w:val="23"/>
          <w:szCs w:val="23"/>
        </w:rPr>
        <w:t>Measure</w:t>
      </w:r>
    </w:p>
    <w:p w14:paraId="35CC95B9" w14:textId="77777777" w:rsidR="00882086" w:rsidRDefault="00000000">
      <w:pPr>
        <w:spacing w:after="120"/>
      </w:pPr>
      <w:r>
        <w:rPr>
          <w:b/>
          <w:bCs/>
        </w:rPr>
        <w:t>Measure</w:t>
      </w:r>
      <w:r>
        <w:t xml:space="preserve"> is the gap between you and your foe. Measure the shortest gap between the edges of your spaces, rounding up to the next foot; adjacent is 0.</w:t>
      </w:r>
    </w:p>
    <w:p w14:paraId="04989AB9" w14:textId="77777777" w:rsidR="00882086" w:rsidRDefault="00000000">
      <w:pPr>
        <w:pStyle w:val="ListParagraph"/>
        <w:numPr>
          <w:ilvl w:val="0"/>
          <w:numId w:val="2"/>
        </w:numPr>
        <w:spacing w:after="60"/>
      </w:pPr>
      <w:r>
        <w:rPr>
          <w:b/>
          <w:bCs/>
        </w:rPr>
        <w:t>Out of Measure:</w:t>
      </w:r>
      <w:r>
        <w:t xml:space="preserve"> neither of you can reach the other. Closing costs actions; the one who closes typically takes the risk.</w:t>
      </w:r>
    </w:p>
    <w:p w14:paraId="6D746DBE" w14:textId="77777777" w:rsidR="00882086" w:rsidRDefault="00000000">
      <w:pPr>
        <w:pStyle w:val="ListParagraph"/>
        <w:numPr>
          <w:ilvl w:val="0"/>
          <w:numId w:val="2"/>
        </w:numPr>
        <w:spacing w:after="60"/>
      </w:pPr>
      <w:r>
        <w:rPr>
          <w:b/>
          <w:bCs/>
        </w:rPr>
        <w:t>Long Measure:</w:t>
      </w:r>
      <w:r>
        <w:t xml:space="preserve"> only the longer weapon reaches. The spearman wants to stay here.</w:t>
      </w:r>
    </w:p>
    <w:p w14:paraId="26A2F741" w14:textId="77777777" w:rsidR="00882086" w:rsidRDefault="00000000">
      <w:pPr>
        <w:pStyle w:val="ListParagraph"/>
        <w:numPr>
          <w:ilvl w:val="0"/>
          <w:numId w:val="2"/>
        </w:numPr>
        <w:spacing w:after="60"/>
      </w:pPr>
      <w:r>
        <w:rPr>
          <w:b/>
          <w:bCs/>
        </w:rPr>
        <w:t>Close Measure:</w:t>
      </w:r>
      <w:r>
        <w:t xml:space="preserve"> both weapons reach. Inside a weapon’s Unwieldy distance it is crowded: the weapon takes its penalty and the crowded foe may Intercept every Strike made with it; the dagger wants to be here.</w:t>
      </w:r>
    </w:p>
    <w:p w14:paraId="54F43B60" w14:textId="77777777" w:rsidR="00882086" w:rsidRDefault="00000000">
      <w:pPr>
        <w:spacing w:after="120"/>
      </w:pPr>
      <w:r>
        <w:rPr>
          <w:b/>
          <w:bCs/>
        </w:rPr>
        <w:t>Entering Measure is dangerous.</w:t>
      </w:r>
      <w:r>
        <w:t xml:space="preserve"> When you Move from outside a foe’s Total Reach to inside it, that foe may </w:t>
      </w:r>
      <w:r>
        <w:rPr>
          <w:b/>
          <w:bCs/>
        </w:rPr>
        <w:t>Intercept</w:t>
      </w:r>
      <w:r>
        <w:t xml:space="preserve"> you (see The Exchange), striking at the moment you enter. A </w:t>
      </w:r>
      <w:r>
        <w:rPr>
          <w:b/>
          <w:bCs/>
        </w:rPr>
        <w:t>Step</w:t>
      </w:r>
      <w:r>
        <w:t xml:space="preserve"> never provokes an Intercept. A </w:t>
      </w:r>
      <w:r>
        <w:rPr>
          <w:b/>
          <w:bCs/>
        </w:rPr>
        <w:t>Rush</w:t>
      </w:r>
      <w:r>
        <w:t xml:space="preserve"> always does, and you are Off-Guard against it. Withdrawing out of a foe’s Reach provokes nothing unless a Talent says otherwise; leaving is the safe direction.</w:t>
      </w:r>
    </w:p>
    <w:p w14:paraId="3896A5A5"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Terrain</w:t>
      </w:r>
    </w:p>
    <w:p w14:paraId="065D87A2" w14:textId="77777777" w:rsidR="00882086" w:rsidRDefault="00000000">
      <w:pPr>
        <w:pStyle w:val="Heading4"/>
      </w:pPr>
      <w:r>
        <w:t>Difficult Terrain</w:t>
      </w:r>
    </w:p>
    <w:p w14:paraId="4D28F96A" w14:textId="77777777" w:rsidR="00882086" w:rsidRDefault="00000000">
      <w:r>
        <w:t xml:space="preserve">Terrain that impedes movement in some way is considered either </w:t>
      </w:r>
      <w:r>
        <w:rPr>
          <w:b/>
          <w:bCs/>
        </w:rPr>
        <w:t xml:space="preserve">Difficult Terrain </w:t>
      </w:r>
      <w:r>
        <w:t>or</w:t>
      </w:r>
      <w:r>
        <w:rPr>
          <w:b/>
          <w:bCs/>
        </w:rPr>
        <w:t xml:space="preserve"> Greater Difficult Terrain</w:t>
      </w:r>
      <w:r>
        <w:t>, depending on how much movement it impedes:</w:t>
      </w:r>
    </w:p>
    <w:p w14:paraId="37F52DC0" w14:textId="77777777" w:rsidR="00882086" w:rsidRDefault="00000000">
      <w:pPr>
        <w:pStyle w:val="ListParagraph"/>
        <w:numPr>
          <w:ilvl w:val="0"/>
          <w:numId w:val="11"/>
        </w:numPr>
      </w:pPr>
      <w:r>
        <w:t>Moving into a square of Difficult Terrain costs 2 feet of movement instead of 1.</w:t>
      </w:r>
    </w:p>
    <w:p w14:paraId="53E8FB36" w14:textId="77777777" w:rsidR="00882086" w:rsidRDefault="00000000">
      <w:pPr>
        <w:pStyle w:val="ListParagraph"/>
        <w:numPr>
          <w:ilvl w:val="0"/>
          <w:numId w:val="11"/>
        </w:numPr>
      </w:pPr>
      <w:r>
        <w:t>Moving into a square of Greater Difficult Terrain costs 3 feet of movement instead of 1.</w:t>
      </w:r>
    </w:p>
    <w:p w14:paraId="2BFA2601" w14:textId="77777777" w:rsidR="00882086" w:rsidRDefault="00882086"/>
    <w:p w14:paraId="3690B09B" w14:textId="77777777" w:rsidR="00882086" w:rsidRDefault="00000000">
      <w:r>
        <w:t>You normally cannot Step into Difficult Terrain or Greater Difficult Terrain, though there are some Talents or other abilities that may allow for this under specific circumstances.</w:t>
      </w:r>
    </w:p>
    <w:p w14:paraId="67D405A5" w14:textId="77777777" w:rsidR="00882086" w:rsidRDefault="00882086"/>
    <w:p w14:paraId="4BE974E4" w14:textId="77777777" w:rsidR="00882086" w:rsidRDefault="00000000">
      <w:pPr>
        <w:pStyle w:val="Heading4"/>
      </w:pPr>
      <w:r>
        <w:t>Hazardous Terrain</w:t>
      </w:r>
    </w:p>
    <w:p w14:paraId="56362286" w14:textId="77777777" w:rsidR="00882086" w:rsidRDefault="00000000">
      <w:r>
        <w:t xml:space="preserve">Terrain that damages you in some way is considered </w:t>
      </w:r>
      <w:r>
        <w:rPr>
          <w:b/>
          <w:bCs/>
        </w:rPr>
        <w:t>Hazardous Terrain</w:t>
      </w:r>
      <w:r>
        <w:t>. The effects of Hazardous Terrain are applied for every five feet you move (minimum 1).</w:t>
      </w:r>
    </w:p>
    <w:p w14:paraId="75D74465" w14:textId="77777777" w:rsidR="00882086" w:rsidRDefault="00882086"/>
    <w:p w14:paraId="5E67CF1A" w14:textId="77777777" w:rsidR="00882086" w:rsidRDefault="00000000">
      <w:pPr>
        <w:pStyle w:val="Heading4"/>
      </w:pPr>
      <w:r>
        <w:t>Other Interesting Terrain</w:t>
      </w:r>
    </w:p>
    <w:p w14:paraId="4F80EE63" w14:textId="77777777" w:rsidR="00882086" w:rsidRDefault="00000000">
      <w:r>
        <w:t xml:space="preserve">Depending on the GM’s discretion, narrow surfaces, slippery surfaces, uneven ground, or inclines may require you to make </w:t>
      </w:r>
      <w:r>
        <w:rPr>
          <w:i/>
          <w:iCs/>
        </w:rPr>
        <w:t>Acrobatics</w:t>
      </w:r>
      <w:r>
        <w:t xml:space="preserve"> or other checks, or suffer negative effects.</w:t>
      </w:r>
    </w:p>
    <w:p w14:paraId="204632EB" w14:textId="77777777" w:rsidR="00882086" w:rsidRDefault="00000000">
      <w:pPr>
        <w:pStyle w:val="Heading2"/>
        <w:keepNext/>
        <w:spacing w:before="240" w:after="120"/>
        <w:rPr>
          <w:rFonts w:eastAsia="Georgia"/>
          <w:b/>
          <w:bCs/>
          <w:color w:val="E2703A"/>
          <w:sz w:val="28"/>
          <w:szCs w:val="28"/>
        </w:rPr>
      </w:pPr>
      <w:bookmarkStart w:id="17" w:name="_Toc241476584"/>
      <w:r>
        <w:rPr>
          <w:rFonts w:eastAsia="Georgia"/>
          <w:b/>
          <w:bCs/>
          <w:color w:val="E2703A"/>
          <w:sz w:val="28"/>
          <w:szCs w:val="28"/>
        </w:rPr>
        <w:t>Awareness, Light, Cover, and Concealment</w:t>
      </w:r>
      <w:bookmarkEnd w:id="17"/>
    </w:p>
    <w:p w14:paraId="401C2AE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Awareness</w:t>
      </w:r>
    </w:p>
    <w:p w14:paraId="13A5B47C" w14:textId="77777777" w:rsidR="00882086" w:rsidRDefault="00000000">
      <w:r>
        <w:rPr>
          <w:b/>
          <w:bCs/>
        </w:rPr>
        <w:t>Awareness</w:t>
      </w:r>
      <w:r>
        <w:t xml:space="preserve"> is how much of the world you are actually taking in, and it works two ways, as every Defense does:</w:t>
      </w:r>
    </w:p>
    <w:p w14:paraId="5709BC1B" w14:textId="77777777" w:rsidR="00882086" w:rsidRDefault="00000000">
      <w:pPr>
        <w:pStyle w:val="ListParagraph"/>
        <w:numPr>
          <w:ilvl w:val="0"/>
          <w:numId w:val="12"/>
        </w:numPr>
      </w:pPr>
      <w:r>
        <w:rPr>
          <w:b/>
          <w:bCs/>
        </w:rPr>
        <w:t>Your Awareness check</w:t>
      </w:r>
      <w:r>
        <w:t xml:space="preserve"> is what you roll to find something.</w:t>
      </w:r>
    </w:p>
    <w:p w14:paraId="2B824774" w14:textId="77777777" w:rsidR="00882086" w:rsidRDefault="00000000">
      <w:pPr>
        <w:pStyle w:val="ListParagraph"/>
        <w:numPr>
          <w:ilvl w:val="0"/>
          <w:numId w:val="12"/>
        </w:numPr>
      </w:pPr>
      <w:r>
        <w:rPr>
          <w:b/>
          <w:bCs/>
        </w:rPr>
        <w:t>Your Awareness Threshold</w:t>
      </w:r>
      <w:r>
        <w:t xml:space="preserve"> is the number someone else has to beat to Sneak, Hide, Feint, or Lie to you.</w:t>
      </w:r>
    </w:p>
    <w:p w14:paraId="3FFBF958" w14:textId="77777777" w:rsidR="00882086" w:rsidRDefault="00882086"/>
    <w:tbl>
      <w:tblPr>
        <w:tblW w:w="10070" w:type="dxa"/>
        <w:tblLayout w:type="fixed"/>
        <w:tblCellMar>
          <w:top w:w="15" w:type="dxa"/>
          <w:left w:w="15" w:type="dxa"/>
          <w:bottom w:w="15" w:type="dxa"/>
          <w:right w:w="15" w:type="dxa"/>
        </w:tblCellMar>
        <w:tblLook w:val="04A0" w:firstRow="1" w:lastRow="0" w:firstColumn="1" w:lastColumn="0" w:noHBand="0" w:noVBand="1"/>
      </w:tblPr>
      <w:tblGrid>
        <w:gridCol w:w="1121"/>
        <w:gridCol w:w="3367"/>
        <w:gridCol w:w="2257"/>
        <w:gridCol w:w="3325"/>
      </w:tblGrid>
      <w:tr w:rsidR="00882086" w14:paraId="2FB52E68" w14:textId="77777777">
        <w:trPr>
          <w:tblHeader/>
        </w:trPr>
        <w:tc>
          <w:tcPr>
            <w:tcW w:w="1120" w:type="dxa"/>
            <w:tcBorders>
              <w:top w:val="single" w:sz="4" w:space="0" w:color="000000"/>
              <w:left w:val="single" w:sz="4" w:space="0" w:color="000000"/>
              <w:bottom w:val="single" w:sz="4" w:space="0" w:color="000000"/>
              <w:right w:val="single" w:sz="4" w:space="0" w:color="000000"/>
            </w:tcBorders>
            <w:vAlign w:val="center"/>
          </w:tcPr>
          <w:p w14:paraId="40997465" w14:textId="77777777" w:rsidR="00882086" w:rsidRDefault="00000000">
            <w:pPr>
              <w:rPr>
                <w:b/>
                <w:bCs/>
              </w:rPr>
            </w:pPr>
            <w:r>
              <w:rPr>
                <w:b/>
                <w:bCs/>
              </w:rPr>
              <w:t>Your State</w:t>
            </w:r>
          </w:p>
        </w:tc>
        <w:tc>
          <w:tcPr>
            <w:tcW w:w="3367" w:type="dxa"/>
            <w:tcBorders>
              <w:top w:val="single" w:sz="4" w:space="0" w:color="000000"/>
              <w:left w:val="single" w:sz="4" w:space="0" w:color="000000"/>
              <w:bottom w:val="single" w:sz="4" w:space="0" w:color="000000"/>
              <w:right w:val="single" w:sz="4" w:space="0" w:color="000000"/>
            </w:tcBorders>
            <w:vAlign w:val="center"/>
          </w:tcPr>
          <w:p w14:paraId="5A130ED9" w14:textId="77777777" w:rsidR="00882086" w:rsidRDefault="00000000">
            <w:pPr>
              <w:rPr>
                <w:b/>
                <w:bCs/>
              </w:rPr>
            </w:pPr>
            <w:r>
              <w:rPr>
                <w:b/>
                <w:bCs/>
              </w:rPr>
              <w:t>What your foe knows</w:t>
            </w:r>
          </w:p>
        </w:tc>
        <w:tc>
          <w:tcPr>
            <w:tcW w:w="2257" w:type="dxa"/>
            <w:tcBorders>
              <w:top w:val="single" w:sz="4" w:space="0" w:color="000000"/>
              <w:left w:val="single" w:sz="4" w:space="0" w:color="000000"/>
              <w:bottom w:val="single" w:sz="4" w:space="0" w:color="000000"/>
              <w:right w:val="single" w:sz="4" w:space="0" w:color="000000"/>
            </w:tcBorders>
            <w:vAlign w:val="center"/>
          </w:tcPr>
          <w:p w14:paraId="282D719A" w14:textId="77777777" w:rsidR="00882086" w:rsidRDefault="00000000">
            <w:pPr>
              <w:rPr>
                <w:b/>
                <w:bCs/>
              </w:rPr>
            </w:pPr>
            <w:r>
              <w:rPr>
                <w:b/>
                <w:bCs/>
              </w:rPr>
              <w:t>Effect</w:t>
            </w:r>
          </w:p>
        </w:tc>
        <w:tc>
          <w:tcPr>
            <w:tcW w:w="3325" w:type="dxa"/>
            <w:tcBorders>
              <w:top w:val="single" w:sz="4" w:space="0" w:color="000000"/>
              <w:left w:val="single" w:sz="4" w:space="0" w:color="000000"/>
              <w:bottom w:val="single" w:sz="4" w:space="0" w:color="000000"/>
              <w:right w:val="single" w:sz="4" w:space="0" w:color="000000"/>
            </w:tcBorders>
          </w:tcPr>
          <w:p w14:paraId="726BE175" w14:textId="77777777" w:rsidR="00882086" w:rsidRDefault="00000000">
            <w:pPr>
              <w:rPr>
                <w:b/>
                <w:bCs/>
              </w:rPr>
            </w:pPr>
            <w:r>
              <w:rPr>
                <w:b/>
                <w:bCs/>
              </w:rPr>
              <w:t>Examples</w:t>
            </w:r>
          </w:p>
        </w:tc>
      </w:tr>
      <w:tr w:rsidR="00882086" w14:paraId="092921AC"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54C20AA5" w14:textId="77777777" w:rsidR="00882086" w:rsidRDefault="00000000">
            <w:pPr>
              <w:rPr>
                <w:b/>
                <w:bCs/>
              </w:rPr>
            </w:pPr>
            <w:r>
              <w:rPr>
                <w:b/>
                <w:bCs/>
              </w:rPr>
              <w:t>Observed</w:t>
            </w:r>
          </w:p>
        </w:tc>
        <w:tc>
          <w:tcPr>
            <w:tcW w:w="3367" w:type="dxa"/>
            <w:tcBorders>
              <w:top w:val="single" w:sz="4" w:space="0" w:color="000000"/>
              <w:left w:val="single" w:sz="4" w:space="0" w:color="000000"/>
              <w:bottom w:val="single" w:sz="4" w:space="0" w:color="000000"/>
              <w:right w:val="single" w:sz="4" w:space="0" w:color="000000"/>
            </w:tcBorders>
            <w:vAlign w:val="center"/>
          </w:tcPr>
          <w:p w14:paraId="331F44FE" w14:textId="77777777" w:rsidR="00882086" w:rsidRDefault="00000000">
            <w:r>
              <w:t>Exactly what squares you are in, and precisely where you are positioned.</w:t>
            </w:r>
          </w:p>
        </w:tc>
        <w:tc>
          <w:tcPr>
            <w:tcW w:w="2257" w:type="dxa"/>
            <w:tcBorders>
              <w:top w:val="single" w:sz="4" w:space="0" w:color="000000"/>
              <w:left w:val="single" w:sz="4" w:space="0" w:color="000000"/>
              <w:bottom w:val="single" w:sz="4" w:space="0" w:color="000000"/>
              <w:right w:val="single" w:sz="4" w:space="0" w:color="000000"/>
            </w:tcBorders>
            <w:vAlign w:val="center"/>
          </w:tcPr>
          <w:p w14:paraId="51A69113" w14:textId="77777777" w:rsidR="00882086" w:rsidRDefault="00000000">
            <w:r>
              <w:t>N/A</w:t>
            </w:r>
          </w:p>
        </w:tc>
        <w:tc>
          <w:tcPr>
            <w:tcW w:w="3325" w:type="dxa"/>
            <w:tcBorders>
              <w:top w:val="single" w:sz="4" w:space="0" w:color="000000"/>
              <w:left w:val="single" w:sz="4" w:space="0" w:color="000000"/>
              <w:bottom w:val="single" w:sz="4" w:space="0" w:color="000000"/>
              <w:right w:val="single" w:sz="4" w:space="0" w:color="000000"/>
            </w:tcBorders>
          </w:tcPr>
          <w:p w14:paraId="7E1866B5" w14:textId="77777777" w:rsidR="00882086" w:rsidRDefault="00000000">
            <w:r>
              <w:t>Your foe can plainly see all of you.</w:t>
            </w:r>
          </w:p>
        </w:tc>
      </w:tr>
      <w:tr w:rsidR="00882086" w14:paraId="2CDF6789"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09FD76F7" w14:textId="77777777" w:rsidR="00882086" w:rsidRDefault="00000000">
            <w:r>
              <w:rPr>
                <w:b/>
                <w:bCs/>
              </w:rPr>
              <w:t>Concealed</w:t>
            </w:r>
          </w:p>
        </w:tc>
        <w:tc>
          <w:tcPr>
            <w:tcW w:w="3367" w:type="dxa"/>
            <w:tcBorders>
              <w:top w:val="single" w:sz="4" w:space="0" w:color="000000"/>
              <w:left w:val="single" w:sz="4" w:space="0" w:color="000000"/>
              <w:bottom w:val="single" w:sz="4" w:space="0" w:color="000000"/>
              <w:right w:val="single" w:sz="4" w:space="0" w:color="000000"/>
            </w:tcBorders>
            <w:vAlign w:val="center"/>
          </w:tcPr>
          <w:p w14:paraId="5BC98D0A" w14:textId="77777777" w:rsidR="00882086" w:rsidRDefault="00000000">
            <w:r>
              <w:t>Exactly what squares you are in, but something is preventing them from seeing or otherwise detecting all of you</w:t>
            </w:r>
          </w:p>
        </w:tc>
        <w:tc>
          <w:tcPr>
            <w:tcW w:w="2257" w:type="dxa"/>
            <w:tcBorders>
              <w:top w:val="single" w:sz="4" w:space="0" w:color="000000"/>
              <w:left w:val="single" w:sz="4" w:space="0" w:color="000000"/>
              <w:bottom w:val="single" w:sz="4" w:space="0" w:color="000000"/>
              <w:right w:val="single" w:sz="4" w:space="0" w:color="000000"/>
            </w:tcBorders>
            <w:vAlign w:val="center"/>
          </w:tcPr>
          <w:p w14:paraId="5E349205" w14:textId="77777777" w:rsidR="00882086" w:rsidRDefault="00000000">
            <w:r>
              <w:t xml:space="preserve">You gain a +2 Situation bonus to </w:t>
            </w:r>
            <w:r>
              <w:rPr>
                <w:i/>
                <w:iCs/>
              </w:rPr>
              <w:t>Evade</w:t>
            </w:r>
            <w:r>
              <w:t xml:space="preserve"> &amp; </w:t>
            </w:r>
            <w:r>
              <w:rPr>
                <w:i/>
                <w:iCs/>
              </w:rPr>
              <w:t>Guard</w:t>
            </w:r>
            <w:r>
              <w:t xml:space="preserve"> for physical </w:t>
            </w:r>
            <w:r>
              <w:rPr>
                <w:b/>
                <w:bCs/>
                <w:highlight w:val="green"/>
              </w:rPr>
              <w:t>Attacks</w:t>
            </w:r>
            <w:r>
              <w:t>.</w:t>
            </w:r>
          </w:p>
        </w:tc>
        <w:tc>
          <w:tcPr>
            <w:tcW w:w="3325" w:type="dxa"/>
            <w:tcBorders>
              <w:top w:val="single" w:sz="4" w:space="0" w:color="000000"/>
              <w:left w:val="single" w:sz="4" w:space="0" w:color="000000"/>
              <w:bottom w:val="single" w:sz="4" w:space="0" w:color="000000"/>
              <w:right w:val="single" w:sz="4" w:space="0" w:color="000000"/>
            </w:tcBorders>
          </w:tcPr>
          <w:p w14:paraId="21D2BE68" w14:textId="77777777" w:rsidR="00882086" w:rsidRDefault="00000000">
            <w:r>
              <w:t>You are surrounded in mist, or you are in dim light, or you are hiding in foliage.</w:t>
            </w:r>
          </w:p>
        </w:tc>
      </w:tr>
      <w:tr w:rsidR="00882086" w14:paraId="248DE6E8"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1193BEC0" w14:textId="77777777" w:rsidR="00882086" w:rsidRDefault="00000000">
            <w:r>
              <w:rPr>
                <w:b/>
                <w:bCs/>
              </w:rPr>
              <w:lastRenderedPageBreak/>
              <w:t>Hidden</w:t>
            </w:r>
          </w:p>
        </w:tc>
        <w:tc>
          <w:tcPr>
            <w:tcW w:w="3367" w:type="dxa"/>
            <w:tcBorders>
              <w:top w:val="single" w:sz="4" w:space="0" w:color="000000"/>
              <w:left w:val="single" w:sz="4" w:space="0" w:color="000000"/>
              <w:bottom w:val="single" w:sz="4" w:space="0" w:color="000000"/>
              <w:right w:val="single" w:sz="4" w:space="0" w:color="000000"/>
            </w:tcBorders>
            <w:vAlign w:val="center"/>
          </w:tcPr>
          <w:p w14:paraId="6C098644" w14:textId="77777777" w:rsidR="00882086" w:rsidRDefault="00000000">
            <w:r>
              <w:t>That you are present, but not what squares you occupy.</w:t>
            </w:r>
          </w:p>
        </w:tc>
        <w:tc>
          <w:tcPr>
            <w:tcW w:w="2257" w:type="dxa"/>
            <w:tcBorders>
              <w:top w:val="single" w:sz="4" w:space="0" w:color="000000"/>
              <w:left w:val="single" w:sz="4" w:space="0" w:color="000000"/>
              <w:bottom w:val="single" w:sz="4" w:space="0" w:color="000000"/>
              <w:right w:val="single" w:sz="4" w:space="0" w:color="000000"/>
            </w:tcBorders>
            <w:vAlign w:val="center"/>
          </w:tcPr>
          <w:p w14:paraId="4470D996" w14:textId="77777777" w:rsidR="00882086" w:rsidRDefault="00000000">
            <w:r>
              <w:t xml:space="preserve">Your foe must successfully guess one of the squares you occupy in order to attack you. Even so, you gain a +4 Situation bonus to </w:t>
            </w:r>
            <w:r>
              <w:rPr>
                <w:i/>
                <w:iCs/>
              </w:rPr>
              <w:t xml:space="preserve">Evade &amp; Guard </w:t>
            </w:r>
            <w:r>
              <w:t xml:space="preserve">for physical </w:t>
            </w:r>
            <w:r>
              <w:rPr>
                <w:b/>
                <w:bCs/>
                <w:highlight w:val="green"/>
              </w:rPr>
              <w:t>Attacks</w:t>
            </w:r>
            <w:r>
              <w:t>.</w:t>
            </w:r>
          </w:p>
          <w:p w14:paraId="38582523" w14:textId="77777777" w:rsidR="00882086" w:rsidRDefault="00882086"/>
          <w:p w14:paraId="28957ACB" w14:textId="77777777" w:rsidR="00882086" w:rsidRDefault="00000000">
            <w:r>
              <w:t>Your foe is Wrong-Footed to you.</w:t>
            </w:r>
          </w:p>
        </w:tc>
        <w:tc>
          <w:tcPr>
            <w:tcW w:w="3325" w:type="dxa"/>
            <w:tcBorders>
              <w:top w:val="single" w:sz="4" w:space="0" w:color="000000"/>
              <w:left w:val="single" w:sz="4" w:space="0" w:color="000000"/>
              <w:bottom w:val="single" w:sz="4" w:space="0" w:color="000000"/>
              <w:right w:val="single" w:sz="4" w:space="0" w:color="000000"/>
            </w:tcBorders>
          </w:tcPr>
          <w:p w14:paraId="099497BD" w14:textId="77777777" w:rsidR="00882086" w:rsidRDefault="00000000">
            <w:r>
              <w:t>Your foe is blind, or you have succeeded on a Sneak check.</w:t>
            </w:r>
          </w:p>
        </w:tc>
      </w:tr>
      <w:tr w:rsidR="00882086" w14:paraId="6F862417"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72E0236D" w14:textId="77777777" w:rsidR="00882086" w:rsidRDefault="00000000">
            <w:r>
              <w:rPr>
                <w:b/>
                <w:bCs/>
              </w:rPr>
              <w:t>Undetected</w:t>
            </w:r>
          </w:p>
        </w:tc>
        <w:tc>
          <w:tcPr>
            <w:tcW w:w="3367" w:type="dxa"/>
            <w:tcBorders>
              <w:top w:val="single" w:sz="4" w:space="0" w:color="000000"/>
              <w:left w:val="single" w:sz="4" w:space="0" w:color="000000"/>
              <w:bottom w:val="single" w:sz="4" w:space="0" w:color="000000"/>
              <w:right w:val="single" w:sz="4" w:space="0" w:color="000000"/>
            </w:tcBorders>
            <w:vAlign w:val="center"/>
          </w:tcPr>
          <w:p w14:paraId="1BBC01F0" w14:textId="77777777" w:rsidR="00882086" w:rsidRDefault="00000000">
            <w:r>
              <w:t>Has no idea if you are even present.</w:t>
            </w:r>
          </w:p>
        </w:tc>
        <w:tc>
          <w:tcPr>
            <w:tcW w:w="2257" w:type="dxa"/>
            <w:tcBorders>
              <w:top w:val="single" w:sz="4" w:space="0" w:color="000000"/>
              <w:left w:val="single" w:sz="4" w:space="0" w:color="000000"/>
              <w:bottom w:val="single" w:sz="4" w:space="0" w:color="000000"/>
              <w:right w:val="single" w:sz="4" w:space="0" w:color="000000"/>
            </w:tcBorders>
            <w:vAlign w:val="center"/>
          </w:tcPr>
          <w:p w14:paraId="16A3190D" w14:textId="77777777" w:rsidR="00882086" w:rsidRDefault="00000000">
            <w:r>
              <w:t>You cannot be targeted at all.</w:t>
            </w:r>
          </w:p>
          <w:p w14:paraId="0A04B86E" w14:textId="77777777" w:rsidR="00882086" w:rsidRDefault="00882086"/>
          <w:p w14:paraId="722409FB" w14:textId="77777777" w:rsidR="00882086" w:rsidRDefault="00000000">
            <w:r>
              <w:t>Your foe is Wrong-Footed to you.</w:t>
            </w:r>
          </w:p>
        </w:tc>
        <w:tc>
          <w:tcPr>
            <w:tcW w:w="3325" w:type="dxa"/>
            <w:tcBorders>
              <w:top w:val="single" w:sz="4" w:space="0" w:color="000000"/>
              <w:left w:val="single" w:sz="4" w:space="0" w:color="000000"/>
              <w:bottom w:val="single" w:sz="4" w:space="0" w:color="000000"/>
              <w:right w:val="single" w:sz="4" w:space="0" w:color="000000"/>
            </w:tcBorders>
          </w:tcPr>
          <w:p w14:paraId="6B9FE0F6" w14:textId="77777777" w:rsidR="00882086" w:rsidRDefault="00000000">
            <w:r>
              <w:t>Your foe cannot see/hear/smell/feel you.</w:t>
            </w:r>
          </w:p>
        </w:tc>
      </w:tr>
    </w:tbl>
    <w:p w14:paraId="082387C3" w14:textId="77777777" w:rsidR="00882086" w:rsidRDefault="00882086">
      <w:pPr>
        <w:rPr>
          <w:b/>
          <w:bCs/>
        </w:rPr>
      </w:pPr>
    </w:p>
    <w:p w14:paraId="561BEBA0" w14:textId="77777777" w:rsidR="00882086" w:rsidRDefault="00000000">
      <w:r>
        <w:rPr>
          <w:b/>
          <w:bCs/>
        </w:rPr>
        <w:t>Staying hidden.</w:t>
      </w:r>
      <w:r>
        <w:t xml:space="preserve"> You remain Hidden or Undetected to a creature only while you have </w:t>
      </w:r>
      <w:r>
        <w:rPr>
          <w:b/>
          <w:bCs/>
        </w:rPr>
        <w:t>Concealment or at least Lesser Cover</w:t>
      </w:r>
      <w:r>
        <w:t xml:space="preserve"> from it. The moment you have none, you are </w:t>
      </w:r>
      <w:r>
        <w:rPr>
          <w:b/>
          <w:bCs/>
        </w:rPr>
        <w:t>Observed</w:t>
      </w:r>
      <w:r>
        <w:t xml:space="preserve"> by that creature, whichever state you were in. </w:t>
      </w:r>
      <w:r>
        <w:rPr>
          <w:b/>
          <w:bCs/>
        </w:rPr>
        <w:t>However, while you are moving, only where you finish matters.</w:t>
      </w:r>
      <w:r>
        <w:t xml:space="preserve"> Crossing open ground mid-move does not reveal you; that is the risk the </w:t>
      </w:r>
      <w:r>
        <w:rPr>
          <w:i/>
          <w:iCs/>
        </w:rPr>
        <w:t>Stealth</w:t>
      </w:r>
      <w:r>
        <w:t xml:space="preserve"> check represents. But </w:t>
      </w:r>
      <w:r>
        <w:rPr>
          <w:b/>
          <w:bCs/>
        </w:rPr>
        <w:t>if you end your movement without Concealment or at least Lesser Cover from a creature, you are Observed</w:t>
      </w:r>
      <w:r>
        <w:t xml:space="preserve"> </w:t>
      </w:r>
      <w:r>
        <w:rPr>
          <w:b/>
          <w:bCs/>
        </w:rPr>
        <w:t>by it, however well you rolled.</w:t>
      </w:r>
    </w:p>
    <w:p w14:paraId="082B4447" w14:textId="77777777" w:rsidR="00882086" w:rsidRDefault="00882086">
      <w:pPr>
        <w:rPr>
          <w:b/>
          <w:bCs/>
        </w:rPr>
      </w:pPr>
    </w:p>
    <w:p w14:paraId="7EE70186" w14:textId="77777777" w:rsidR="00882086" w:rsidRDefault="00000000">
      <w:r>
        <w:rPr>
          <w:b/>
          <w:bCs/>
        </w:rPr>
        <w:t>Sight is the only sense that finds anything precisely.</w:t>
      </w:r>
      <w:r>
        <w:t xml:space="preserve"> Hearing, smell, and a hand on the floor can tell you roughly where something is, which is enough to make it </w:t>
      </w:r>
      <w:r>
        <w:rPr>
          <w:b/>
          <w:bCs/>
        </w:rPr>
        <w:t>Hidden</w:t>
      </w:r>
      <w:r>
        <w:t>, and never enough to make it plainly seen. In darkness, Seek is a matter of listening, so it can bring a creature to Hidden and no further.</w:t>
      </w:r>
    </w:p>
    <w:p w14:paraId="7F32788C" w14:textId="77777777" w:rsidR="00882086" w:rsidRDefault="00882086"/>
    <w:p w14:paraId="4E479143" w14:textId="77777777" w:rsidR="00882086" w:rsidRDefault="00000000">
      <w:r>
        <w:t xml:space="preserve">The Seek </w:t>
      </w:r>
      <w:r>
        <w:rPr>
          <w:rFonts w:ascii="Segoe UI Symbol" w:hAnsi="Segoe UI Symbol" w:cs="Segoe UI Symbol"/>
        </w:rPr>
        <w:t>❶</w:t>
      </w:r>
      <w:r>
        <w:t xml:space="preserve"> action (see </w:t>
      </w:r>
      <w:r>
        <w:rPr>
          <w:u w:val="single"/>
        </w:rPr>
        <w:t>Chapter 7: Rules Elements</w:t>
      </w:r>
      <w:r>
        <w:t xml:space="preserve">) is used to attempt to Observe Concealed, Hidden, or Undetected things. </w:t>
      </w:r>
    </w:p>
    <w:p w14:paraId="2A9CA1AA"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Light</w:t>
      </w:r>
    </w:p>
    <w:tbl>
      <w:tblPr>
        <w:tblW w:w="4861" w:type="dxa"/>
        <w:tblLayout w:type="fixed"/>
        <w:tblCellMar>
          <w:top w:w="15" w:type="dxa"/>
          <w:left w:w="15" w:type="dxa"/>
          <w:bottom w:w="15" w:type="dxa"/>
          <w:right w:w="15" w:type="dxa"/>
        </w:tblCellMar>
        <w:tblLook w:val="04A0" w:firstRow="1" w:lastRow="0" w:firstColumn="1" w:lastColumn="0" w:noHBand="0" w:noVBand="1"/>
      </w:tblPr>
      <w:tblGrid>
        <w:gridCol w:w="1696"/>
        <w:gridCol w:w="3165"/>
      </w:tblGrid>
      <w:tr w:rsidR="00882086" w14:paraId="2326EE1C" w14:textId="77777777">
        <w:trPr>
          <w:tblHeader/>
        </w:trPr>
        <w:tc>
          <w:tcPr>
            <w:tcW w:w="1696" w:type="dxa"/>
            <w:tcBorders>
              <w:top w:val="single" w:sz="4" w:space="0" w:color="000000"/>
              <w:left w:val="single" w:sz="4" w:space="0" w:color="000000"/>
              <w:bottom w:val="single" w:sz="4" w:space="0" w:color="000000"/>
              <w:right w:val="single" w:sz="4" w:space="0" w:color="000000"/>
            </w:tcBorders>
            <w:vAlign w:val="center"/>
          </w:tcPr>
          <w:p w14:paraId="55F2C6EE" w14:textId="77777777" w:rsidR="00882086" w:rsidRDefault="00000000">
            <w:pPr>
              <w:rPr>
                <w:b/>
                <w:bCs/>
              </w:rPr>
            </w:pPr>
            <w:r>
              <w:rPr>
                <w:b/>
                <w:bCs/>
              </w:rPr>
              <w:t>If a creature is in…</w:t>
            </w:r>
          </w:p>
        </w:tc>
        <w:tc>
          <w:tcPr>
            <w:tcW w:w="3164" w:type="dxa"/>
            <w:tcBorders>
              <w:top w:val="single" w:sz="4" w:space="0" w:color="000000"/>
              <w:left w:val="single" w:sz="4" w:space="0" w:color="000000"/>
              <w:bottom w:val="single" w:sz="4" w:space="0" w:color="000000"/>
              <w:right w:val="single" w:sz="4" w:space="0" w:color="000000"/>
            </w:tcBorders>
            <w:vAlign w:val="center"/>
          </w:tcPr>
          <w:p w14:paraId="5DC67FEF" w14:textId="77777777" w:rsidR="00882086" w:rsidRDefault="00000000">
            <w:pPr>
              <w:rPr>
                <w:b/>
                <w:bCs/>
              </w:rPr>
            </w:pPr>
            <w:r>
              <w:rPr>
                <w:b/>
                <w:bCs/>
              </w:rPr>
              <w:t>Effect on you</w:t>
            </w:r>
          </w:p>
        </w:tc>
      </w:tr>
      <w:tr w:rsidR="00882086" w14:paraId="65CDB7B7"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27896C6F" w14:textId="77777777" w:rsidR="00882086" w:rsidRDefault="00000000">
            <w:r>
              <w:rPr>
                <w:b/>
                <w:bCs/>
              </w:rPr>
              <w:t>Bright light</w:t>
            </w:r>
          </w:p>
        </w:tc>
        <w:tc>
          <w:tcPr>
            <w:tcW w:w="3164" w:type="dxa"/>
            <w:tcBorders>
              <w:top w:val="single" w:sz="4" w:space="0" w:color="000000"/>
              <w:left w:val="single" w:sz="4" w:space="0" w:color="000000"/>
              <w:bottom w:val="single" w:sz="4" w:space="0" w:color="000000"/>
              <w:right w:val="single" w:sz="4" w:space="0" w:color="000000"/>
            </w:tcBorders>
            <w:vAlign w:val="center"/>
          </w:tcPr>
          <w:p w14:paraId="5E11A402" w14:textId="77777777" w:rsidR="00882086" w:rsidRDefault="00000000">
            <w:r>
              <w:t>Nothing. You see them normally</w:t>
            </w:r>
          </w:p>
        </w:tc>
      </w:tr>
      <w:tr w:rsidR="00882086" w14:paraId="212240BB"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200DE344" w14:textId="77777777" w:rsidR="00882086" w:rsidRDefault="00000000">
            <w:r>
              <w:rPr>
                <w:b/>
                <w:bCs/>
              </w:rPr>
              <w:t>Dim light</w:t>
            </w:r>
          </w:p>
        </w:tc>
        <w:tc>
          <w:tcPr>
            <w:tcW w:w="3164" w:type="dxa"/>
            <w:tcBorders>
              <w:top w:val="single" w:sz="4" w:space="0" w:color="000000"/>
              <w:left w:val="single" w:sz="4" w:space="0" w:color="000000"/>
              <w:bottom w:val="single" w:sz="4" w:space="0" w:color="000000"/>
              <w:right w:val="single" w:sz="4" w:space="0" w:color="000000"/>
            </w:tcBorders>
            <w:vAlign w:val="center"/>
          </w:tcPr>
          <w:p w14:paraId="4FD45DE0" w14:textId="77777777" w:rsidR="00882086" w:rsidRDefault="00000000">
            <w:r>
              <w:t xml:space="preserve">They are </w:t>
            </w:r>
            <w:r>
              <w:rPr>
                <w:b/>
                <w:bCs/>
              </w:rPr>
              <w:t>Concealed</w:t>
            </w:r>
            <w:r>
              <w:t xml:space="preserve"> to you</w:t>
            </w:r>
          </w:p>
        </w:tc>
      </w:tr>
      <w:tr w:rsidR="00882086" w14:paraId="78C08A89"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3A19FE0E" w14:textId="77777777" w:rsidR="00882086" w:rsidRDefault="00000000">
            <w:r>
              <w:rPr>
                <w:b/>
                <w:bCs/>
              </w:rPr>
              <w:t>Darkness</w:t>
            </w:r>
          </w:p>
        </w:tc>
        <w:tc>
          <w:tcPr>
            <w:tcW w:w="3164" w:type="dxa"/>
            <w:tcBorders>
              <w:top w:val="single" w:sz="4" w:space="0" w:color="000000"/>
              <w:left w:val="single" w:sz="4" w:space="0" w:color="000000"/>
              <w:bottom w:val="single" w:sz="4" w:space="0" w:color="000000"/>
              <w:right w:val="single" w:sz="4" w:space="0" w:color="000000"/>
            </w:tcBorders>
            <w:vAlign w:val="center"/>
          </w:tcPr>
          <w:p w14:paraId="12343ACD" w14:textId="77777777" w:rsidR="00882086" w:rsidRDefault="00000000">
            <w:r>
              <w:t xml:space="preserve">They are </w:t>
            </w:r>
            <w:r>
              <w:rPr>
                <w:b/>
                <w:bCs/>
              </w:rPr>
              <w:t xml:space="preserve">Hidden </w:t>
            </w:r>
            <w:r>
              <w:t>to you (or possibly</w:t>
            </w:r>
            <w:r>
              <w:rPr>
                <w:b/>
                <w:bCs/>
              </w:rPr>
              <w:t xml:space="preserve"> Undetected</w:t>
            </w:r>
            <w:r>
              <w:t>, if you didn’t already know something was there)</w:t>
            </w:r>
          </w:p>
        </w:tc>
      </w:tr>
    </w:tbl>
    <w:p w14:paraId="0D8F8F3A" w14:textId="77777777" w:rsidR="00882086" w:rsidRDefault="00882086"/>
    <w:p w14:paraId="5776557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Cover</w:t>
      </w:r>
    </w:p>
    <w:p w14:paraId="71B8EB26" w14:textId="77777777" w:rsidR="00882086" w:rsidRDefault="00000000">
      <w:r>
        <w:rPr>
          <w:b/>
          <w:bCs/>
        </w:rPr>
        <w:t>Cover is something solid between you and your foe.</w:t>
      </w:r>
      <w:r>
        <w:t xml:space="preserve"> Adjudicate it in four steps:</w:t>
      </w:r>
    </w:p>
    <w:p w14:paraId="5E2210DB" w14:textId="77777777" w:rsidR="00882086" w:rsidRDefault="00000000">
      <w:pPr>
        <w:pStyle w:val="ListParagraph"/>
        <w:numPr>
          <w:ilvl w:val="0"/>
          <w:numId w:val="13"/>
        </w:numPr>
      </w:pPr>
      <w:r>
        <w:rPr>
          <w:b/>
          <w:bCs/>
        </w:rPr>
        <w:t>Draw a line</w:t>
      </w:r>
      <w:r>
        <w:t xml:space="preserve"> from the center of your space to the center of your foe’s. If nothing solid is in the way, they have no cover.</w:t>
      </w:r>
    </w:p>
    <w:p w14:paraId="5BED8BBB" w14:textId="77777777" w:rsidR="00882086" w:rsidRDefault="00000000">
      <w:pPr>
        <w:pStyle w:val="ListParagraph"/>
        <w:numPr>
          <w:ilvl w:val="0"/>
          <w:numId w:val="13"/>
        </w:numPr>
      </w:pPr>
      <w:r>
        <w:rPr>
          <w:b/>
          <w:bCs/>
        </w:rPr>
        <w:t>Determine the Zones the obstacle is in front of</w:t>
      </w:r>
      <w:r>
        <w:t>, from the attacker's side (e.g., a ledge covering the legs would be one Zone, whereas only the head in view would be three Zones).</w:t>
      </w:r>
    </w:p>
    <w:p w14:paraId="43166D89" w14:textId="77777777" w:rsidR="00882086" w:rsidRDefault="00000000">
      <w:pPr>
        <w:pStyle w:val="ListParagraph"/>
        <w:numPr>
          <w:ilvl w:val="0"/>
          <w:numId w:val="13"/>
        </w:numPr>
      </w:pPr>
      <w:r>
        <w:t>Count them.</w:t>
      </w:r>
    </w:p>
    <w:p w14:paraId="4E74EA20" w14:textId="77777777" w:rsidR="00882086" w:rsidRDefault="00882086"/>
    <w:tbl>
      <w:tblPr>
        <w:tblW w:w="8297" w:type="dxa"/>
        <w:tblInd w:w="706" w:type="dxa"/>
        <w:tblLayout w:type="fixed"/>
        <w:tblCellMar>
          <w:top w:w="15" w:type="dxa"/>
          <w:left w:w="15" w:type="dxa"/>
          <w:bottom w:w="15" w:type="dxa"/>
          <w:right w:w="15" w:type="dxa"/>
        </w:tblCellMar>
        <w:tblLook w:val="04A0" w:firstRow="1" w:lastRow="0" w:firstColumn="1" w:lastColumn="0" w:noHBand="0" w:noVBand="1"/>
      </w:tblPr>
      <w:tblGrid>
        <w:gridCol w:w="1357"/>
        <w:gridCol w:w="1303"/>
        <w:gridCol w:w="5637"/>
      </w:tblGrid>
      <w:tr w:rsidR="00882086" w14:paraId="4DF376C0" w14:textId="77777777">
        <w:trPr>
          <w:tblHeader/>
        </w:trPr>
        <w:tc>
          <w:tcPr>
            <w:tcW w:w="1357" w:type="dxa"/>
            <w:tcBorders>
              <w:top w:val="single" w:sz="4" w:space="0" w:color="000000"/>
              <w:left w:val="single" w:sz="4" w:space="0" w:color="000000"/>
              <w:bottom w:val="single" w:sz="4" w:space="0" w:color="000000"/>
              <w:right w:val="single" w:sz="4" w:space="0" w:color="000000"/>
            </w:tcBorders>
            <w:vAlign w:val="center"/>
          </w:tcPr>
          <w:p w14:paraId="7646A0CB" w14:textId="77777777" w:rsidR="00882086" w:rsidRDefault="00000000">
            <w:pPr>
              <w:rPr>
                <w:b/>
                <w:bCs/>
              </w:rPr>
            </w:pPr>
            <w:r>
              <w:rPr>
                <w:b/>
                <w:bCs/>
              </w:rPr>
              <w:t>Zones covered</w:t>
            </w:r>
          </w:p>
        </w:tc>
        <w:tc>
          <w:tcPr>
            <w:tcW w:w="1303" w:type="dxa"/>
            <w:tcBorders>
              <w:top w:val="single" w:sz="4" w:space="0" w:color="000000"/>
              <w:left w:val="single" w:sz="4" w:space="0" w:color="000000"/>
              <w:bottom w:val="single" w:sz="4" w:space="0" w:color="000000"/>
              <w:right w:val="single" w:sz="4" w:space="0" w:color="000000"/>
            </w:tcBorders>
            <w:vAlign w:val="center"/>
          </w:tcPr>
          <w:p w14:paraId="0E937D6A" w14:textId="77777777" w:rsidR="00882086" w:rsidRDefault="00000000">
            <w:pPr>
              <w:rPr>
                <w:b/>
                <w:bCs/>
              </w:rPr>
            </w:pPr>
            <w:r>
              <w:rPr>
                <w:b/>
                <w:bCs/>
              </w:rPr>
              <w:t>Grade</w:t>
            </w:r>
          </w:p>
        </w:tc>
        <w:tc>
          <w:tcPr>
            <w:tcW w:w="5637" w:type="dxa"/>
            <w:tcBorders>
              <w:top w:val="single" w:sz="4" w:space="0" w:color="000000"/>
              <w:left w:val="single" w:sz="4" w:space="0" w:color="000000"/>
              <w:bottom w:val="single" w:sz="4" w:space="0" w:color="000000"/>
              <w:right w:val="single" w:sz="4" w:space="0" w:color="000000"/>
            </w:tcBorders>
            <w:vAlign w:val="center"/>
          </w:tcPr>
          <w:p w14:paraId="4B3F141D" w14:textId="77777777" w:rsidR="00882086" w:rsidRDefault="00000000">
            <w:pPr>
              <w:rPr>
                <w:b/>
                <w:bCs/>
              </w:rPr>
            </w:pPr>
            <w:r>
              <w:rPr>
                <w:b/>
                <w:bCs/>
              </w:rPr>
              <w:t>Effect</w:t>
            </w:r>
          </w:p>
        </w:tc>
      </w:tr>
      <w:tr w:rsidR="00882086" w14:paraId="55DCC7EB"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101F71E7" w14:textId="77777777" w:rsidR="00882086" w:rsidRDefault="00000000">
            <w:pPr>
              <w:rPr>
                <w:b/>
                <w:bCs/>
              </w:rPr>
            </w:pPr>
            <w:r>
              <w:rPr>
                <w:b/>
                <w:bCs/>
              </w:rPr>
              <w:t>1</w:t>
            </w:r>
          </w:p>
        </w:tc>
        <w:tc>
          <w:tcPr>
            <w:tcW w:w="1303" w:type="dxa"/>
            <w:tcBorders>
              <w:top w:val="single" w:sz="4" w:space="0" w:color="000000"/>
              <w:left w:val="single" w:sz="4" w:space="0" w:color="000000"/>
              <w:bottom w:val="single" w:sz="4" w:space="0" w:color="000000"/>
              <w:right w:val="single" w:sz="4" w:space="0" w:color="000000"/>
            </w:tcBorders>
            <w:vAlign w:val="center"/>
          </w:tcPr>
          <w:p w14:paraId="21616FB4" w14:textId="77777777" w:rsidR="00882086" w:rsidRDefault="00000000">
            <w:pPr>
              <w:rPr>
                <w:b/>
                <w:bCs/>
              </w:rPr>
            </w:pPr>
            <w:r>
              <w:rPr>
                <w:b/>
                <w:bCs/>
              </w:rPr>
              <w:t>Lesser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32071C7D" w14:textId="77777777" w:rsidR="00882086" w:rsidRDefault="00000000">
            <w:r>
              <w:t xml:space="preserve">+1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2139B3CB"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11EE5A6A" w14:textId="77777777" w:rsidR="00882086" w:rsidRDefault="00000000">
            <w:pPr>
              <w:rPr>
                <w:b/>
                <w:bCs/>
              </w:rPr>
            </w:pPr>
            <w:r>
              <w:rPr>
                <w:b/>
                <w:bCs/>
              </w:rPr>
              <w:t>2</w:t>
            </w:r>
          </w:p>
        </w:tc>
        <w:tc>
          <w:tcPr>
            <w:tcW w:w="1303" w:type="dxa"/>
            <w:tcBorders>
              <w:top w:val="single" w:sz="4" w:space="0" w:color="000000"/>
              <w:left w:val="single" w:sz="4" w:space="0" w:color="000000"/>
              <w:bottom w:val="single" w:sz="4" w:space="0" w:color="000000"/>
              <w:right w:val="single" w:sz="4" w:space="0" w:color="000000"/>
            </w:tcBorders>
            <w:vAlign w:val="center"/>
          </w:tcPr>
          <w:p w14:paraId="000F5866" w14:textId="77777777" w:rsidR="00882086" w:rsidRDefault="00000000">
            <w:r>
              <w:rPr>
                <w:b/>
                <w:bCs/>
              </w:rPr>
              <w:t>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67BEE3E5" w14:textId="77777777" w:rsidR="00882086" w:rsidRDefault="00000000">
            <w:r>
              <w:t xml:space="preserve">+2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70BB3695"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3DB32D91" w14:textId="77777777" w:rsidR="00882086" w:rsidRDefault="00000000">
            <w:r>
              <w:rPr>
                <w:b/>
                <w:bCs/>
              </w:rPr>
              <w:lastRenderedPageBreak/>
              <w:t>3</w:t>
            </w:r>
          </w:p>
        </w:tc>
        <w:tc>
          <w:tcPr>
            <w:tcW w:w="1303" w:type="dxa"/>
            <w:tcBorders>
              <w:top w:val="single" w:sz="4" w:space="0" w:color="000000"/>
              <w:left w:val="single" w:sz="4" w:space="0" w:color="000000"/>
              <w:bottom w:val="single" w:sz="4" w:space="0" w:color="000000"/>
              <w:right w:val="single" w:sz="4" w:space="0" w:color="000000"/>
            </w:tcBorders>
            <w:vAlign w:val="center"/>
          </w:tcPr>
          <w:p w14:paraId="1DE7DDB5" w14:textId="77777777" w:rsidR="00882086" w:rsidRDefault="00000000">
            <w:r>
              <w:rPr>
                <w:b/>
                <w:bCs/>
              </w:rPr>
              <w:t>Greater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63312DE9" w14:textId="77777777" w:rsidR="00882086" w:rsidRDefault="00000000">
            <w:r>
              <w:t xml:space="preserve">+4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1A348370"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5929E465" w14:textId="77777777" w:rsidR="00882086" w:rsidRDefault="00000000">
            <w:r>
              <w:rPr>
                <w:b/>
                <w:bCs/>
              </w:rPr>
              <w:t>4</w:t>
            </w:r>
          </w:p>
        </w:tc>
        <w:tc>
          <w:tcPr>
            <w:tcW w:w="1303" w:type="dxa"/>
            <w:tcBorders>
              <w:top w:val="single" w:sz="4" w:space="0" w:color="000000"/>
              <w:left w:val="single" w:sz="4" w:space="0" w:color="000000"/>
              <w:bottom w:val="single" w:sz="4" w:space="0" w:color="000000"/>
              <w:right w:val="single" w:sz="4" w:space="0" w:color="000000"/>
            </w:tcBorders>
            <w:vAlign w:val="center"/>
          </w:tcPr>
          <w:p w14:paraId="372BD0AE" w14:textId="77777777" w:rsidR="00882086" w:rsidRDefault="00000000">
            <w:r>
              <w:rPr>
                <w:b/>
                <w:bCs/>
              </w:rPr>
              <w:t>Total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26F182D2" w14:textId="77777777" w:rsidR="00882086" w:rsidRDefault="00000000">
            <w:r>
              <w:t>You cannot be targeted at all</w:t>
            </w:r>
            <w:r>
              <w:rPr>
                <w:i/>
                <w:iCs/>
              </w:rPr>
              <w:t xml:space="preserve"> </w:t>
            </w:r>
            <w:r>
              <w:t xml:space="preserve">for physical </w:t>
            </w:r>
            <w:r>
              <w:rPr>
                <w:b/>
                <w:bCs/>
                <w:highlight w:val="green"/>
              </w:rPr>
              <w:t>Attacks</w:t>
            </w:r>
            <w:r>
              <w:t>.</w:t>
            </w:r>
          </w:p>
        </w:tc>
      </w:tr>
    </w:tbl>
    <w:p w14:paraId="6BA32EA9" w14:textId="77777777" w:rsidR="00882086" w:rsidRDefault="00882086">
      <w:pPr>
        <w:rPr>
          <w:b/>
          <w:bCs/>
        </w:rPr>
      </w:pPr>
    </w:p>
    <w:p w14:paraId="6E41F477" w14:textId="77777777" w:rsidR="00882086" w:rsidRDefault="00000000">
      <w:pPr>
        <w:pStyle w:val="ListParagraph"/>
        <w:numPr>
          <w:ilvl w:val="0"/>
          <w:numId w:val="13"/>
        </w:numPr>
      </w:pPr>
      <w:r>
        <w:rPr>
          <w:b/>
          <w:bCs/>
        </w:rPr>
        <w:t>Apply the Zone rule. An attacker cannot place a blow on a covered Zone.</w:t>
      </w:r>
      <w:r>
        <w:t xml:space="preserve"> If a Hit would land on one, it lands on your </w:t>
      </w:r>
      <w:r>
        <w:rPr>
          <w:b/>
          <w:bCs/>
        </w:rPr>
        <w:t>Arms</w:t>
      </w:r>
      <w:r>
        <w:t xml:space="preserve"> instead, or on your </w:t>
      </w:r>
      <w:r>
        <w:rPr>
          <w:b/>
          <w:bCs/>
        </w:rPr>
        <w:t>Head</w:t>
      </w:r>
      <w:r>
        <w:t xml:space="preserve"> if the Arms are covered too. A </w:t>
      </w:r>
      <w:r>
        <w:rPr>
          <w:b/>
          <w:bCs/>
        </w:rPr>
        <w:t>Critical Hit</w:t>
      </w:r>
      <w:r>
        <w:t xml:space="preserve"> ignores this and chooses freely, because finding the gap is what a critical hit is.</w:t>
      </w:r>
    </w:p>
    <w:p w14:paraId="734C68CC" w14:textId="77777777" w:rsidR="00882086" w:rsidRDefault="00882086">
      <w:pPr>
        <w:rPr>
          <w:b/>
          <w:bCs/>
        </w:rPr>
      </w:pPr>
    </w:p>
    <w:p w14:paraId="555D45C8" w14:textId="77777777" w:rsidR="00882086" w:rsidRDefault="00000000">
      <w:r>
        <w:rPr>
          <w:b/>
          <w:bCs/>
        </w:rPr>
        <w:t>Cover is judged per attacker, every time.</w:t>
      </w:r>
      <w:r>
        <w:t xml:space="preserve"> The same wall can give you Greater Cover against the archer in front of you and nothing at all against the one who has walked around your flank. Nothing about cover is a property of you; it is a property of the line between you and your foe.</w:t>
      </w:r>
    </w:p>
    <w:p w14:paraId="764AE43E" w14:textId="77777777" w:rsidR="00882086" w:rsidRDefault="00882086"/>
    <w:p w14:paraId="32230F84" w14:textId="77777777" w:rsidR="00882086" w:rsidRDefault="00000000">
      <w:r>
        <w:rPr>
          <w:b/>
          <w:bCs/>
        </w:rPr>
        <w:t>Total cover works both ways.</w:t>
      </w:r>
      <w:r>
        <w:t xml:space="preserve"> If nothing can reach you, you cannot see out either, so you cannot target them any more than they can target you.</w:t>
      </w:r>
    </w:p>
    <w:p w14:paraId="06171180" w14:textId="77777777" w:rsidR="00882086" w:rsidRDefault="00882086"/>
    <w:p w14:paraId="3E07071C" w14:textId="77777777" w:rsidR="00882086" w:rsidRDefault="00000000">
      <w:r>
        <w:rPr>
          <w:b/>
          <w:bCs/>
        </w:rPr>
        <w:t>A creature never gives more than Lesser Cover</w:t>
      </w:r>
      <w:r>
        <w:t>, whatever it happens to be standing in front of. Bodies are not walls. This is also why a creature between you and an archer is worth +1 and not +2 or +4, however large the creature.</w:t>
      </w:r>
    </w:p>
    <w:p w14:paraId="2EA88C13" w14:textId="77777777" w:rsidR="00882086" w:rsidRDefault="00882086"/>
    <w:p w14:paraId="131272A5" w14:textId="77777777" w:rsidR="00882086" w:rsidRDefault="00000000">
      <w:r>
        <w:t>Use the</w:t>
      </w:r>
      <w:r>
        <w:rPr>
          <w:b/>
          <w:bCs/>
        </w:rPr>
        <w:t xml:space="preserve"> Take Cover </w:t>
      </w:r>
      <w:r>
        <w:rPr>
          <w:rFonts w:ascii="Segoe UI Symbol" w:hAnsi="Segoe UI Symbol" w:cs="Segoe UI Symbol"/>
        </w:rPr>
        <w:t>❶</w:t>
      </w:r>
      <w:r>
        <w:t xml:space="preserve"> action (see </w:t>
      </w:r>
      <w:r>
        <w:rPr>
          <w:u w:val="single"/>
        </w:rPr>
        <w:t>Chapter 7: Rules Elements</w:t>
      </w:r>
      <w:r>
        <w:t>) to increase your existing cover.</w:t>
      </w:r>
    </w:p>
    <w:p w14:paraId="45C4F13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Concealment</w:t>
      </w:r>
    </w:p>
    <w:p w14:paraId="2F65C90E" w14:textId="77777777" w:rsidR="00882086" w:rsidRDefault="00000000">
      <w:r>
        <w:t>Where cover is having something solid in the way,</w:t>
      </w:r>
      <w:r>
        <w:rPr>
          <w:b/>
          <w:bCs/>
        </w:rPr>
        <w:t xml:space="preserve"> Concealment is not being clearly seen</w:t>
      </w:r>
      <w:r>
        <w:t xml:space="preserve">. </w:t>
      </w:r>
      <w:r>
        <w:rPr>
          <w:b/>
          <w:bCs/>
        </w:rPr>
        <w:t xml:space="preserve">Concealed </w:t>
      </w:r>
      <w:r>
        <w:t>provides a +2 Situation bonus to your Defense, while your enemy still knows exactly where you are.</w:t>
      </w:r>
    </w:p>
    <w:p w14:paraId="6EDEF945" w14:textId="77777777" w:rsidR="00882086" w:rsidRDefault="00882086"/>
    <w:p w14:paraId="7B0DCE70" w14:textId="77777777" w:rsidR="00882086" w:rsidRDefault="00000000">
      <w:r>
        <w:t xml:space="preserve">Dim light, fog, smoke, heavy rain, and thick snow all conceal. None of them hide you, which is why </w:t>
      </w:r>
      <w:r>
        <w:rPr>
          <w:b/>
          <w:bCs/>
        </w:rPr>
        <w:t xml:space="preserve">Hide </w:t>
      </w:r>
      <w:r>
        <w:rPr>
          <w:rFonts w:ascii="Segoe UI Symbol" w:hAnsi="Segoe UI Symbol" w:cs="Segoe UI Symbol"/>
        </w:rPr>
        <w:t>❶</w:t>
      </w:r>
      <w:r>
        <w:t xml:space="preserve"> and </w:t>
      </w:r>
      <w:r>
        <w:rPr>
          <w:b/>
          <w:bCs/>
        </w:rPr>
        <w:t xml:space="preserve">Sneak </w:t>
      </w:r>
      <w:r>
        <w:rPr>
          <w:rFonts w:ascii="Segoe UI Symbol" w:hAnsi="Segoe UI Symbol" w:cs="Segoe UI Symbol"/>
        </w:rPr>
        <w:t>❶</w:t>
      </w:r>
      <w:r>
        <w:t xml:space="preserve"> exist: they are how you turn concealment into being genuinely unfound, and both are Stealth against the Awareness of whoever might spot you.</w:t>
      </w:r>
    </w:p>
    <w:p w14:paraId="5BB5A0FD" w14:textId="77777777" w:rsidR="00882086" w:rsidRDefault="00000000">
      <w:pPr>
        <w:pStyle w:val="Heading2"/>
        <w:keepNext/>
        <w:spacing w:before="240" w:after="120"/>
      </w:pPr>
      <w:bookmarkStart w:id="18" w:name="_Toc241476585"/>
      <w:r>
        <w:rPr>
          <w:rFonts w:eastAsia="Georgia"/>
          <w:b/>
          <w:bCs/>
          <w:color w:val="E2703A"/>
          <w:sz w:val="28"/>
          <w:szCs w:val="28"/>
        </w:rPr>
        <w:t>Modes of Play</w:t>
      </w:r>
      <w:bookmarkEnd w:id="18"/>
    </w:p>
    <w:p w14:paraId="61EDDEF4" w14:textId="77777777" w:rsidR="00882086" w:rsidRDefault="00000000">
      <w:r>
        <w:t>There are three modes of play in Starwrought. The GM moves the game from one mode to another:</w:t>
      </w:r>
    </w:p>
    <w:p w14:paraId="7D8F16B2" w14:textId="77777777" w:rsidR="00882086" w:rsidRDefault="00000000">
      <w:pPr>
        <w:pStyle w:val="ListParagraph"/>
        <w:numPr>
          <w:ilvl w:val="0"/>
          <w:numId w:val="1"/>
        </w:numPr>
        <w:rPr>
          <w:b/>
          <w:bCs/>
        </w:rPr>
      </w:pPr>
      <w:r>
        <w:rPr>
          <w:b/>
          <w:bCs/>
        </w:rPr>
        <w:t>Encounter Mode</w:t>
      </w:r>
      <w:r>
        <w:t xml:space="preserve"> is when the characters are in a time-sensitive situation; this could be combat, chasing a foe through a crowded street, escaping from a flooding chamber, or other scenario where seconds matter.</w:t>
      </w:r>
    </w:p>
    <w:p w14:paraId="7566A59E" w14:textId="77777777" w:rsidR="00882086" w:rsidRDefault="00000000">
      <w:pPr>
        <w:pStyle w:val="ListParagraph"/>
        <w:numPr>
          <w:ilvl w:val="0"/>
          <w:numId w:val="1"/>
        </w:numPr>
        <w:rPr>
          <w:b/>
          <w:bCs/>
        </w:rPr>
      </w:pPr>
      <w:r>
        <w:rPr>
          <w:b/>
          <w:bCs/>
        </w:rPr>
        <w:t xml:space="preserve">Exploration Mode </w:t>
      </w:r>
      <w:r>
        <w:t>is a layer of abstraction up from Encounter Mode and usually measures time in terms of minutes and hours. This includes exploring a dungeon, sneaking through an alleyway, or socializing during a masquerade ball.</w:t>
      </w:r>
    </w:p>
    <w:p w14:paraId="7DECA172" w14:textId="77777777" w:rsidR="00882086" w:rsidRDefault="00000000">
      <w:pPr>
        <w:pStyle w:val="ListParagraph"/>
        <w:numPr>
          <w:ilvl w:val="0"/>
          <w:numId w:val="1"/>
        </w:numPr>
        <w:rPr>
          <w:b/>
          <w:bCs/>
        </w:rPr>
      </w:pPr>
      <w:r>
        <w:rPr>
          <w:b/>
          <w:bCs/>
        </w:rPr>
        <w:t xml:space="preserve">Downtime Mode </w:t>
      </w:r>
      <w:r>
        <w:t>is zoomed out even further, and takes place over days, weeks, or months. Downtime Mode is where characters can earn income, retrain talents, or perform other long-term activities.</w:t>
      </w:r>
    </w:p>
    <w:p w14:paraId="79FA86C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Encounter Mode</w:t>
      </w:r>
    </w:p>
    <w:p w14:paraId="1B115D95" w14:textId="77777777" w:rsidR="00882086" w:rsidRDefault="00000000">
      <w:r>
        <w:rPr>
          <w:b/>
          <w:bCs/>
        </w:rPr>
        <w:t>Encounter Mode</w:t>
      </w:r>
      <w:r>
        <w:t xml:space="preserve"> is played in order of Initiative and takes place in Rounds. At the beginning of Encounter Mode, everyone rolls Initiative. Awareness is the default roll for Initiative, though depending on what Activities the characters were engaged in while in Exploration Mode, Initiative could be rolled using a different Constellation, like Stealth.</w:t>
      </w:r>
    </w:p>
    <w:p w14:paraId="043FD627" w14:textId="77777777" w:rsidR="00882086" w:rsidRDefault="00882086"/>
    <w:p w14:paraId="2007526A" w14:textId="77777777" w:rsidR="00882086" w:rsidRDefault="00000000">
      <w:pPr>
        <w:spacing w:after="120"/>
      </w:pPr>
      <w:r>
        <w:rPr>
          <w:b/>
          <w:bCs/>
        </w:rPr>
        <w:t xml:space="preserve">Rounds and Opportunities. </w:t>
      </w:r>
      <w:r>
        <w:t xml:space="preserve">A round is about six seconds. At the start of each round, every combatant receives </w:t>
      </w:r>
      <w:r>
        <w:rPr>
          <w:b/>
          <w:bCs/>
        </w:rPr>
        <w:t>six actions</w:t>
      </w:r>
      <w:r>
        <w:t xml:space="preserve"> (some creatures have more or fewer). Unspent actions expire at the end of the round; there is no banking and no borrowing. Initiative order is fixed for the encounter, and play cycles through it repeatedly. Each time the order reaches you, you have an </w:t>
      </w:r>
      <w:r>
        <w:rPr>
          <w:b/>
          <w:bCs/>
        </w:rPr>
        <w:t>Opportunity</w:t>
      </w:r>
      <w:r>
        <w:t xml:space="preserve">: perform </w:t>
      </w:r>
      <w:r>
        <w:rPr>
          <w:b/>
          <w:bCs/>
        </w:rPr>
        <w:t>one</w:t>
      </w:r>
      <w:r>
        <w:t xml:space="preserve"> Maneuver you can afford, begin or finish a Prepared Maneuver, or </w:t>
      </w:r>
      <w:r>
        <w:rPr>
          <w:b/>
          <w:bCs/>
        </w:rPr>
        <w:t>Pass</w:t>
      </w:r>
      <w:r>
        <w:t xml:space="preserve">. Pay its cost and play moves to the next combatant. You cannot chain two Maneuvers in one Opportunity. When a full circuit goes by in which everyone Passes, the round ends. A fighter who Passed may still use Reactions, and may act again at a later Opportunity if someone else kept the round going. There is no fixed number of </w:t>
      </w:r>
      <w:r>
        <w:lastRenderedPageBreak/>
        <w:t>Opportunities in a round. The circuit keeps turning until a full circuit of Passes, so an actor spending one action at a time may act six times, one spending three at a time perhaps three or four, and one saving actions for Reactions fewer still.</w:t>
      </w:r>
    </w:p>
    <w:p w14:paraId="53F1617B" w14:textId="77777777" w:rsidR="00882086" w:rsidRDefault="00000000">
      <w:pPr>
        <w:spacing w:after="120"/>
      </w:pPr>
      <w:r>
        <w:rPr>
          <w:b/>
          <w:bCs/>
        </w:rPr>
        <w:t>Free Maneuvers ⓿.</w:t>
      </w:r>
      <w:r>
        <w:t xml:space="preserve"> A Maneuver marked ⓿ costs no actions and never uses up your Opportunity. Take as many as you like (as long as you meet its Trigger and/or Requirements) alongside your Maneuver. Pass is not a Maneuver at all: it is declining your Opportunity, which is why a full circuit of Passes ends the round.</w:t>
      </w:r>
    </w:p>
    <w:p w14:paraId="6E3595A1" w14:textId="77777777" w:rsidR="00882086" w:rsidRDefault="00000000">
      <w:pPr>
        <w:spacing w:after="120"/>
      </w:pPr>
      <w:r>
        <w:rPr>
          <w:b/>
          <w:bCs/>
        </w:rPr>
        <w:t>Reactions come from the same pool.</w:t>
      </w:r>
      <w:r>
        <w:t xml:space="preserve"> A Maneuver with the </w:t>
      </w:r>
      <w:r>
        <w:rPr>
          <w:b/>
          <w:bCs/>
        </w:rPr>
        <w:t>Reaction ↺</w:t>
      </w:r>
      <w:r>
        <w:t xml:space="preserve"> trait may be performed outside your Opportunity, the moment its Trigger occurs, on anyone’s Opportunity. It costs its listed actions, paid before any roll from the same six you attack with, and you may use as many Reactions in a round as you can afford. Actions spent on an attack or a Reaction are never refunded because it missed. A Reaction never triggers another Reaction. At 0 actions you still roll your basic Defense, and </w:t>
      </w:r>
      <w:r>
        <w:rPr>
          <w:rFonts w:ascii="Segoe UI Symbol" w:hAnsi="Segoe UI Symbol" w:cs="Segoe UI Symbol"/>
        </w:rPr>
        <w:t>you may still use ⓿ Reactions such as Postures</w:t>
      </w:r>
      <w:r>
        <w:t>. Reactions are Talents: Guard Training grants Parry, Evade Training grants Void, Melee Training grants Counter and Intercept, and other Postures come from the Defense Constellations. A creature’s profile lists the Reactions it has.</w:t>
      </w:r>
    </w:p>
    <w:p w14:paraId="18BA3B8D" w14:textId="77777777" w:rsidR="00882086" w:rsidRDefault="00000000">
      <w:pPr>
        <w:spacing w:after="120"/>
      </w:pPr>
      <w:r>
        <w:rPr>
          <w:b/>
          <w:bCs/>
        </w:rPr>
        <w:t>Preparing a three-action (or greater) Maneuver.</w:t>
      </w:r>
      <w:r>
        <w:t xml:space="preserve"> You must have enough unspent actions. Spend one now and set the rest aside as reserved. Declare the Maneuver, its target or area, and its origin, and mark yourself </w:t>
      </w:r>
      <w:r>
        <w:rPr>
          <w:b/>
          <w:bCs/>
        </w:rPr>
        <w:t>Preparing</w:t>
      </w:r>
      <w:r>
        <w:t>. Nothing happens yet. At your next Opportunity you must finish it, spending the reserved actions, or abandon it; you cannot Pass while Preparing. In between, you may still spend unreserved actions on Reactions. You may abandon at any time, losing the action already spent and returning the reserved actions to your pool. Taking a Wound abandons preparation automatically; Vigor damage does not. When you finish, check range, line of effect, and requirements again. If they fail, the Maneuver fails and the reserved actions are spent. A Prepared blow follows its named target only while the target remains in Reach; a Prepared area stays where it was marked. Preparation is telegraphed by design. It is how the game gives the target a real chance to move, interfere, or interrupt.</w:t>
      </w:r>
    </w:p>
    <w:p w14:paraId="3B8B3FA7" w14:textId="77777777" w:rsidR="00882086" w:rsidRDefault="00000000">
      <w:pPr>
        <w:spacing w:after="120"/>
      </w:pPr>
      <w:r>
        <w:rPr>
          <w:b/>
          <w:bCs/>
        </w:rPr>
        <w:t>A round in practice.</w:t>
      </w:r>
      <w:r>
        <w:t xml:space="preserve"> A warrior with six actions might Move into measure (1), Parry the Intercept that greets her (1), Gain Control of the spear (1), Close under cover (1), and Strike into the opening she made (1), leaving one action for the next answer she needs. Six actions bought movement, weapon work, one attack, and one defense, across several Opportunities. That is what a round looks like. Six uninterrupted attacks is what a corpse looks like.</w:t>
      </w:r>
    </w:p>
    <w:p w14:paraId="6815C2AE" w14:textId="77777777" w:rsidR="00882086" w:rsidRDefault="00000000">
      <w:pPr>
        <w:spacing w:after="120"/>
      </w:pPr>
      <w:r>
        <w:rPr>
          <w:b/>
          <w:bCs/>
        </w:rPr>
        <w:t>A note on numbers.</w:t>
      </w:r>
      <w:r>
        <w:t xml:space="preserve"> Action pools are counted per creature, so count matters more than level. Four characters have twenty-four actions a round; a lone creature has six, and no Threshold makes up a four-to-one deficit in tempo. A creature meant to fight alone needs either the actions (an Elite or Boss template) or the friends, and the friends must be real: level-matched, not fodder. Going the other way, eight level-matched spearmen are a deadly encounter for a party of four at any level, and twelve are a massacre. Frontage helps the outnumbered: no more than four Medium creatures can crowd one target, and a corridor makes that two.</w:t>
      </w:r>
    </w:p>
    <w:p w14:paraId="25DA8553" w14:textId="77777777" w:rsidR="00882086" w:rsidRDefault="00000000">
      <w:pPr>
        <w:keepNext/>
        <w:spacing w:before="120" w:after="60"/>
        <w:jc w:val="center"/>
      </w:pPr>
      <w:r>
        <w:rPr>
          <w:noProof/>
        </w:rPr>
        <w:lastRenderedPageBreak/>
        <w:drawing>
          <wp:inline distT="0" distB="0" distL="0" distR="0" wp14:anchorId="235B4876" wp14:editId="7FF7A59D">
            <wp:extent cx="6553200" cy="3356610"/>
            <wp:effectExtent l="0" t="0" r="0" b="0"/>
            <wp:docPr id="3" name="Anatomy of a Round" descr="Diagram: a Round contains a cycling circuit of Opportunities; at each Opportunity you perform one Maneuver, which costs one to three of your six actions; Reactions between Opportunities spend from the same s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atomy of a Round" descr="Diagram: a Round contains a cycling circuit of Opportunities; at each Opportunity you perform one Maneuver, which costs one to three of your six actions; Reactions between Opportunities spend from the same six."/>
                    <pic:cNvPicPr>
                      <a:picLocks noChangeAspect="1" noChangeArrowheads="1"/>
                    </pic:cNvPicPr>
                  </pic:nvPicPr>
                  <pic:blipFill>
                    <a:blip r:embed="rId20"/>
                    <a:stretch>
                      <a:fillRect/>
                    </a:stretch>
                  </pic:blipFill>
                  <pic:spPr bwMode="auto">
                    <a:xfrm>
                      <a:off x="0" y="0"/>
                      <a:ext cx="6553200" cy="3356610"/>
                    </a:xfrm>
                    <a:prstGeom prst="rect">
                      <a:avLst/>
                    </a:prstGeom>
                  </pic:spPr>
                </pic:pic>
              </a:graphicData>
            </a:graphic>
          </wp:inline>
        </w:drawing>
      </w:r>
    </w:p>
    <w:p w14:paraId="4B397B26" w14:textId="77777777" w:rsidR="00882086" w:rsidRDefault="00000000">
      <w:pPr>
        <w:spacing w:after="120"/>
        <w:jc w:val="center"/>
      </w:pPr>
      <w:r>
        <w:rPr>
          <w:i/>
          <w:iCs/>
          <w:sz w:val="18"/>
          <w:szCs w:val="18"/>
        </w:rPr>
        <w:t>Anatomy of a round.</w:t>
      </w:r>
      <w:r>
        <w:rPr>
          <w:sz w:val="18"/>
          <w:szCs w:val="18"/>
        </w:rPr>
        <w:t xml:space="preserve"> A Round holds a cycling circuit of Opportunities. At each Opportunity you perform one Maneuver, which costs one to three of your six actions. Reactions between Opportunities spend from the same six.</w:t>
      </w:r>
    </w:p>
    <w:p w14:paraId="77362AE8" w14:textId="77777777" w:rsidR="00882086" w:rsidRDefault="00882086"/>
    <w:p w14:paraId="7418F8C5" w14:textId="77777777" w:rsidR="00882086" w:rsidRDefault="00000000">
      <w:r>
        <w:t xml:space="preserve">Moving and attacking are two of the most common Maneuvers in Encounter Mode, though there are many others as well. See </w:t>
      </w:r>
      <w:r>
        <w:rPr>
          <w:u w:val="single"/>
        </w:rPr>
        <w:t>Chapter 7: Rules Elements</w:t>
      </w:r>
      <w:r>
        <w:t xml:space="preserve"> for tables containing every Encounter Mode Maneuver.</w:t>
      </w:r>
    </w:p>
    <w:p w14:paraId="7D0C8C6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Exploration Mode</w:t>
      </w:r>
    </w:p>
    <w:p w14:paraId="65727E51" w14:textId="77777777" w:rsidR="00882086" w:rsidRDefault="00000000">
      <w:r>
        <w:t xml:space="preserve">While in </w:t>
      </w:r>
      <w:r>
        <w:rPr>
          <w:b/>
          <w:bCs/>
        </w:rPr>
        <w:t>Exploration Mode</w:t>
      </w:r>
      <w:r>
        <w:t>, your character may move as fast as his/her Travel Speed. To calculate Travel Speed in various formats, use the following formulae:</w:t>
      </w:r>
    </w:p>
    <w:p w14:paraId="7464C6DC" w14:textId="77777777" w:rsidR="00882086" w:rsidRDefault="00000000">
      <w:pPr>
        <w:pStyle w:val="ListParagraph"/>
        <w:numPr>
          <w:ilvl w:val="0"/>
          <w:numId w:val="6"/>
        </w:numPr>
      </w:pPr>
      <w:r>
        <w:t>Feet per minute: Speed × 40</w:t>
      </w:r>
    </w:p>
    <w:p w14:paraId="592DD32B" w14:textId="77777777" w:rsidR="00882086" w:rsidRDefault="00000000">
      <w:pPr>
        <w:pStyle w:val="ListParagraph"/>
        <w:numPr>
          <w:ilvl w:val="0"/>
          <w:numId w:val="6"/>
        </w:numPr>
      </w:pPr>
      <w:r>
        <w:t>Miles per Hour: Speed ÷ 2</w:t>
      </w:r>
    </w:p>
    <w:p w14:paraId="4E0AEC2A" w14:textId="77777777" w:rsidR="00882086" w:rsidRDefault="00000000">
      <w:pPr>
        <w:pStyle w:val="ListParagraph"/>
        <w:numPr>
          <w:ilvl w:val="0"/>
          <w:numId w:val="6"/>
        </w:numPr>
      </w:pPr>
      <w:r>
        <w:t>Miles per Day: Speed × 4</w:t>
      </w:r>
    </w:p>
    <w:p w14:paraId="1412F568" w14:textId="77777777" w:rsidR="00882086" w:rsidRDefault="00882086"/>
    <w:p w14:paraId="365D4AB5" w14:textId="77777777" w:rsidR="00882086" w:rsidRDefault="00000000">
      <w:r>
        <w:t>There are several factors that can impact Travel Speed, such as:</w:t>
      </w:r>
    </w:p>
    <w:p w14:paraId="3407D6E0" w14:textId="77777777" w:rsidR="00882086" w:rsidRDefault="00000000">
      <w:pPr>
        <w:pStyle w:val="ListParagraph"/>
        <w:numPr>
          <w:ilvl w:val="0"/>
          <w:numId w:val="6"/>
        </w:numPr>
        <w:rPr>
          <w:b/>
          <w:bCs/>
        </w:rPr>
      </w:pPr>
      <w:r>
        <w:t xml:space="preserve">Performing Exploration Mode Activities (such as </w:t>
      </w:r>
      <w:r>
        <w:rPr>
          <w:i/>
          <w:iCs/>
        </w:rPr>
        <w:t>Avoid Notice</w:t>
      </w:r>
      <w:r>
        <w:t xml:space="preserve">) halve the Travel Speed, except </w:t>
      </w:r>
      <w:r>
        <w:rPr>
          <w:i/>
          <w:iCs/>
        </w:rPr>
        <w:t>Hustle</w:t>
      </w:r>
      <w:r>
        <w:t xml:space="preserve"> which doubles it.</w:t>
      </w:r>
    </w:p>
    <w:p w14:paraId="2BCB100A" w14:textId="77777777" w:rsidR="00882086" w:rsidRDefault="00000000">
      <w:pPr>
        <w:pStyle w:val="ListParagraph"/>
        <w:numPr>
          <w:ilvl w:val="0"/>
          <w:numId w:val="6"/>
        </w:numPr>
        <w:rPr>
          <w:b/>
          <w:bCs/>
        </w:rPr>
      </w:pPr>
      <w:r>
        <w:t>Travelling through Difficult Terrain halves it.</w:t>
      </w:r>
    </w:p>
    <w:p w14:paraId="2833201C" w14:textId="77777777" w:rsidR="00882086" w:rsidRDefault="00000000">
      <w:pPr>
        <w:pStyle w:val="ListParagraph"/>
        <w:numPr>
          <w:ilvl w:val="0"/>
          <w:numId w:val="6"/>
        </w:numPr>
        <w:rPr>
          <w:b/>
          <w:bCs/>
        </w:rPr>
      </w:pPr>
      <w:r>
        <w:t>Travelling through Greater Difficult Terrain cuts it to one-third.</w:t>
      </w:r>
    </w:p>
    <w:p w14:paraId="4C6388CB" w14:textId="77777777" w:rsidR="00882086" w:rsidRDefault="00882086">
      <w:pPr>
        <w:rPr>
          <w:b/>
          <w:bCs/>
        </w:rPr>
      </w:pPr>
    </w:p>
    <w:p w14:paraId="2183BD8C" w14:textId="77777777" w:rsidR="00882086" w:rsidRDefault="00000000">
      <w:r>
        <w:t>As a rule of thumb, it typically takes 10 minutes to proceed through a location in Exploration Mode while performing Exploration Mode Activities such as Search, be it a mansion’s ballroom, a dungeon corridor, or a forest clearing.</w:t>
      </w:r>
    </w:p>
    <w:p w14:paraId="560B699E"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Downtime Mode</w:t>
      </w:r>
    </w:p>
    <w:p w14:paraId="0EDFB05D" w14:textId="77777777" w:rsidR="00882086" w:rsidRDefault="00000000">
      <w:r>
        <w:t xml:space="preserve">While in </w:t>
      </w:r>
      <w:r>
        <w:rPr>
          <w:b/>
          <w:bCs/>
        </w:rPr>
        <w:t>Downtime Mode</w:t>
      </w:r>
      <w:r>
        <w:t xml:space="preserve"> you spend </w:t>
      </w:r>
      <w:r>
        <w:rPr>
          <w:b/>
          <w:bCs/>
        </w:rPr>
        <w:t>days</w:t>
      </w:r>
      <w:r>
        <w:t>, instead of hours, minutes, or rounds, and the GM typically tells you how many you have before the world begins to move quickly again.</w:t>
      </w:r>
    </w:p>
    <w:p w14:paraId="367D8AB8" w14:textId="77777777" w:rsidR="00882086" w:rsidRDefault="00882086"/>
    <w:p w14:paraId="093F91C2" w14:textId="77777777" w:rsidR="00882086" w:rsidRDefault="00000000">
      <w:r>
        <w:rPr>
          <w:b/>
          <w:bCs/>
        </w:rPr>
        <w:t>One activity per day.</w:t>
      </w:r>
      <w:r>
        <w:t xml:space="preserve"> Each day of downtime, each character chooses one Downtime Activity and pursues it. An activity that takes a week is simply the same choice made on seven consecutive days, and interrupting it loses the days already spent unless the GM says otherwise.</w:t>
      </w:r>
    </w:p>
    <w:p w14:paraId="66C77BF1" w14:textId="77777777" w:rsidR="00882086" w:rsidRDefault="00882086"/>
    <w:p w14:paraId="0DEABCCC" w14:textId="77777777" w:rsidR="00882086" w:rsidRDefault="00000000">
      <w:r>
        <w:t>Ordinary rest is not a Downtime Activity. While a night's sleep already restores some of your Vigor but none of your Wounds, Downtime is for the things a night’s rest cannot fix.</w:t>
      </w:r>
    </w:p>
    <w:p w14:paraId="01599556" w14:textId="77777777" w:rsidR="00882086" w:rsidRDefault="00882086"/>
    <w:p w14:paraId="64C2B2B2" w14:textId="77777777" w:rsidR="00882086" w:rsidRDefault="00000000">
      <w:r>
        <w:t xml:space="preserve">While in Downtime Mode, your character typically engages in Downtime Activities, such as Retraining or Earning a Living. These activities and mode are detailed in </w:t>
      </w:r>
      <w:r>
        <w:rPr>
          <w:u w:val="single"/>
        </w:rPr>
        <w:t>Chapter 7: Rules Elements</w:t>
      </w:r>
      <w:r>
        <w:t>.</w:t>
      </w:r>
    </w:p>
    <w:p w14:paraId="1C4E482F" w14:textId="77777777" w:rsidR="00882086" w:rsidRDefault="00000000">
      <w:pPr>
        <w:pStyle w:val="Heading2"/>
        <w:keepNext/>
        <w:spacing w:before="240" w:after="120"/>
        <w:rPr>
          <w:rFonts w:eastAsia="Georgia"/>
          <w:b/>
          <w:bCs/>
          <w:color w:val="E2703A"/>
          <w:sz w:val="28"/>
          <w:szCs w:val="28"/>
        </w:rPr>
      </w:pPr>
      <w:bookmarkStart w:id="19" w:name="_Toc241476586"/>
      <w:r>
        <w:rPr>
          <w:rFonts w:eastAsia="Georgia"/>
          <w:b/>
          <w:bCs/>
          <w:color w:val="E2703A"/>
          <w:sz w:val="28"/>
          <w:szCs w:val="28"/>
        </w:rPr>
        <w:t>Key Terms</w:t>
      </w:r>
      <w:bookmarkEnd w:id="19"/>
    </w:p>
    <w:p w14:paraId="0233F923" w14:textId="77777777" w:rsidR="00882086" w:rsidRDefault="00000000">
      <w:r>
        <w:rPr>
          <w:b/>
          <w:bCs/>
        </w:rPr>
        <w:t>Assumptions</w:t>
      </w:r>
      <w:r>
        <w:t xml:space="preserve"> Some terms and concepts in this book assume you are already familiar with the latest tabletop role-playing games, like Dungeons &amp; Dragons and Pathfinder. These terms, such as Action, Bonus, Check, Initiative, Level, Penalty, Round, Skill, and Speed, are not reproduced here.</w:t>
      </w:r>
    </w:p>
    <w:p w14:paraId="1EE960D3" w14:textId="77777777" w:rsidR="00882086" w:rsidRDefault="00882086"/>
    <w:p w14:paraId="7A343F77" w14:textId="77777777" w:rsidR="00882086" w:rsidRDefault="00000000">
      <w:r>
        <w:t>Starwrought has a number of important terms that are used in multiple places, and are listed here for clarity and reference.</w:t>
      </w:r>
    </w:p>
    <w:p w14:paraId="4173ADA5" w14:textId="77777777" w:rsidR="00882086" w:rsidRDefault="00882086"/>
    <w:p w14:paraId="0DD95EB3" w14:textId="77777777" w:rsidR="00882086" w:rsidRDefault="00000000">
      <w:pPr>
        <w:pStyle w:val="Heading4"/>
      </w:pPr>
      <w:r>
        <w:t>Your Character’s Identity</w:t>
      </w:r>
    </w:p>
    <w:p w14:paraId="67129EA4" w14:textId="77777777" w:rsidR="00882086" w:rsidRDefault="00000000">
      <w:r>
        <w:rPr>
          <w:b/>
          <w:bCs/>
        </w:rPr>
        <w:t>Ancestry.</w:t>
      </w:r>
      <w:r>
        <w:t xml:space="preserve"> The body your character was born in: Dwarf, Elf, Gnome, Halfling, Human, etc. Ancestry sets base Vigor per level, Size, Speed, and one special ability, and it forms the trunk of your character’s </w:t>
      </w:r>
      <w:r>
        <w:rPr>
          <w:b/>
          <w:bCs/>
        </w:rPr>
        <w:t>Origin Constellation</w:t>
      </w:r>
      <w:r>
        <w:t>.</w:t>
      </w:r>
    </w:p>
    <w:p w14:paraId="505CDA76" w14:textId="77777777" w:rsidR="00882086" w:rsidRDefault="00882086"/>
    <w:p w14:paraId="1535B564" w14:textId="77777777" w:rsidR="00882086" w:rsidRDefault="00000000">
      <w:r>
        <w:rPr>
          <w:b/>
          <w:bCs/>
        </w:rPr>
        <w:t>Background.</w:t>
      </w:r>
      <w:r>
        <w:t xml:space="preserve"> What happened to your character before he/she took up this life of adventure. A trade, a life-altering event, a debt, a nemesis, a year that can’t be accounted for, etc. Background grants 1 Lore Talent Point and 2 Skill Talent Points.</w:t>
      </w:r>
    </w:p>
    <w:p w14:paraId="487C6C9C" w14:textId="77777777" w:rsidR="00882086" w:rsidRDefault="00882086"/>
    <w:p w14:paraId="685F67BF" w14:textId="77777777" w:rsidR="00882086" w:rsidRDefault="00000000">
      <w:r>
        <w:rPr>
          <w:b/>
          <w:bCs/>
        </w:rPr>
        <w:t>Bloodline.</w:t>
      </w:r>
      <w:r>
        <w:t xml:space="preserve"> The lineage inside the Ancestry: a starlit elf, a forge blood dwarf, a torchbearer human. Bloodline adds a special ability and a branch to your character’s Origin Constellation.</w:t>
      </w:r>
    </w:p>
    <w:p w14:paraId="2F1C0ABE" w14:textId="77777777" w:rsidR="00882086" w:rsidRDefault="00882086"/>
    <w:p w14:paraId="61D4D444" w14:textId="77777777" w:rsidR="00882086" w:rsidRDefault="00000000">
      <w:r>
        <w:rPr>
          <w:b/>
          <w:bCs/>
        </w:rPr>
        <w:t>Calling.</w:t>
      </w:r>
      <w:r>
        <w:t xml:space="preserve"> The life your character chose: e.g., berserker, ambusher, hunter). A combination of adventuring identity and the signature technique, whether that is a rage, a sneak attack, a hunter's mark, or something else. </w:t>
      </w:r>
    </w:p>
    <w:p w14:paraId="3CE02C37" w14:textId="77777777" w:rsidR="00882086" w:rsidRDefault="00882086"/>
    <w:p w14:paraId="7F0D08F4" w14:textId="77777777" w:rsidR="00882086" w:rsidRDefault="00000000">
      <w:r>
        <w:rPr>
          <w:b/>
          <w:bCs/>
        </w:rPr>
        <w:t>Culture.</w:t>
      </w:r>
      <w:r>
        <w:t xml:space="preserve"> Where you were raised. Your Culture adds a branch to your Origin Constellation and grants your starting languages.</w:t>
      </w:r>
    </w:p>
    <w:p w14:paraId="321D63B7" w14:textId="77777777" w:rsidR="00882086" w:rsidRDefault="00882086"/>
    <w:p w14:paraId="2C872CB0" w14:textId="77777777" w:rsidR="00882086" w:rsidRDefault="00000000">
      <w:r>
        <w:rPr>
          <w:b/>
          <w:bCs/>
        </w:rPr>
        <w:t>Origin Constellation.</w:t>
      </w:r>
      <w:r>
        <w:t xml:space="preserve"> A special Constellation that has three Roots - your Ancestry, Bloodline, and Culture merge into it: your history, drawn as a single sky. Its roots are granted by your character creation choices.</w:t>
      </w:r>
    </w:p>
    <w:p w14:paraId="58CA212C" w14:textId="77777777" w:rsidR="00882086" w:rsidRDefault="00882086"/>
    <w:p w14:paraId="5D676887" w14:textId="77777777" w:rsidR="00882086" w:rsidRDefault="00000000">
      <w:pPr>
        <w:pStyle w:val="Heading4"/>
      </w:pPr>
      <w:r>
        <w:t>Attributes</w:t>
      </w:r>
    </w:p>
    <w:p w14:paraId="6321F130" w14:textId="77777777" w:rsidR="00882086" w:rsidRDefault="00000000">
      <w:r>
        <w:rPr>
          <w:b/>
          <w:bCs/>
        </w:rPr>
        <w:t>Attribute Bonus.</w:t>
      </w:r>
      <w:r>
        <w:t xml:space="preserve"> One of four measures of what your character is made of. Your Attribute Bonuses are derived from your </w:t>
      </w:r>
      <w:r>
        <w:rPr>
          <w:b/>
          <w:bCs/>
        </w:rPr>
        <w:t>Attribute Points</w:t>
      </w:r>
      <w:r>
        <w:t>: An Attribute Bonus equals the number of associated Attribute Points divided by 3, rounded down, to a maximum of +5.</w:t>
      </w:r>
    </w:p>
    <w:p w14:paraId="282E98BA" w14:textId="77777777" w:rsidR="00882086" w:rsidRDefault="00882086"/>
    <w:p w14:paraId="1EA5ECB1" w14:textId="77777777" w:rsidR="00882086" w:rsidRDefault="00000000">
      <w:pPr>
        <w:rPr>
          <w:b/>
          <w:bCs/>
        </w:rPr>
      </w:pPr>
      <w:r>
        <w:rPr>
          <w:b/>
          <w:bCs/>
        </w:rPr>
        <w:t xml:space="preserve">Attribute Point. </w:t>
      </w:r>
      <w:r>
        <w:t>Every Talent has an Attribute associated with it, and adds one Attribute Point to its associated Attribute when taken by a character.</w:t>
      </w:r>
    </w:p>
    <w:p w14:paraId="5E7602F6" w14:textId="77777777" w:rsidR="00882086" w:rsidRDefault="00882086"/>
    <w:p w14:paraId="705C8E33" w14:textId="77777777" w:rsidR="00882086" w:rsidRDefault="00000000">
      <w:r>
        <w:rPr>
          <w:b/>
          <w:bCs/>
        </w:rPr>
        <w:t>Agility.</w:t>
      </w:r>
      <w:r>
        <w:t xml:space="preserve"> Speed, balance, and precision. The </w:t>
      </w:r>
      <w:r>
        <w:rPr>
          <w:b/>
          <w:bCs/>
        </w:rPr>
        <w:t>Key Attribute</w:t>
      </w:r>
      <w:r>
        <w:t xml:space="preserve"> for your </w:t>
      </w:r>
      <w:r>
        <w:rPr>
          <w:i/>
          <w:iCs/>
        </w:rPr>
        <w:t>Evade</w:t>
      </w:r>
      <w:r>
        <w:t xml:space="preserve"> Defense, and for Constellations that primarily include Agility-related Talents.</w:t>
      </w:r>
    </w:p>
    <w:p w14:paraId="29C83DE1" w14:textId="77777777" w:rsidR="00882086" w:rsidRDefault="00882086">
      <w:pPr>
        <w:rPr>
          <w:b/>
          <w:bCs/>
        </w:rPr>
      </w:pPr>
    </w:p>
    <w:p w14:paraId="01FAA441" w14:textId="77777777" w:rsidR="00882086" w:rsidRDefault="00000000">
      <w:r>
        <w:rPr>
          <w:b/>
          <w:bCs/>
        </w:rPr>
        <w:t xml:space="preserve">Key Attribute. </w:t>
      </w:r>
      <w:r>
        <w:t>The Attribute that this Constellation is primarily associated with. Unless otherwise specified, every Talent in this Constellation is associated with the Constellation’s Key Attribute.</w:t>
      </w:r>
    </w:p>
    <w:p w14:paraId="077BF7FB" w14:textId="77777777" w:rsidR="00882086" w:rsidRDefault="00882086"/>
    <w:p w14:paraId="39E50BAA" w14:textId="77777777" w:rsidR="00882086" w:rsidRDefault="00000000">
      <w:r>
        <w:rPr>
          <w:b/>
          <w:bCs/>
        </w:rPr>
        <w:t>Might.</w:t>
      </w:r>
      <w:r>
        <w:t xml:space="preserve"> Muscle, endurance, and raw force. The Key Attribute for your </w:t>
      </w:r>
      <w:r>
        <w:rPr>
          <w:i/>
          <w:iCs/>
        </w:rPr>
        <w:t>Endure</w:t>
      </w:r>
      <w:r>
        <w:t xml:space="preserve"> Defense, and for Constellations that primarily include Might-related Talents. Adds to your damage with many weapons.</w:t>
      </w:r>
    </w:p>
    <w:p w14:paraId="22FD3B10" w14:textId="77777777" w:rsidR="00882086" w:rsidRDefault="00882086"/>
    <w:p w14:paraId="67CF95D9" w14:textId="77777777" w:rsidR="00882086" w:rsidRDefault="00000000">
      <w:r>
        <w:rPr>
          <w:b/>
          <w:bCs/>
        </w:rPr>
        <w:t>Presence.</w:t>
      </w:r>
      <w:r>
        <w:t xml:space="preserve"> Raw nerve, willpower, and weight of personality. The Key Attribute for your </w:t>
      </w:r>
      <w:r>
        <w:rPr>
          <w:i/>
          <w:iCs/>
        </w:rPr>
        <w:t>Guard</w:t>
      </w:r>
      <w:r>
        <w:t xml:space="preserve"> Defense, and for Constellations that primarily include Presence-related Talents.</w:t>
      </w:r>
    </w:p>
    <w:p w14:paraId="21B49926" w14:textId="77777777" w:rsidR="00882086" w:rsidRDefault="00882086"/>
    <w:p w14:paraId="28640F30" w14:textId="77777777" w:rsidR="00882086" w:rsidRDefault="00000000">
      <w:r>
        <w:rPr>
          <w:b/>
          <w:bCs/>
        </w:rPr>
        <w:lastRenderedPageBreak/>
        <w:t>Wits.</w:t>
      </w:r>
      <w:r>
        <w:t xml:space="preserve"> Perception, memory, and fast thinking. The Key Attribute for your </w:t>
      </w:r>
      <w:r>
        <w:rPr>
          <w:i/>
          <w:iCs/>
        </w:rPr>
        <w:t>Awareness</w:t>
      </w:r>
      <w:r>
        <w:t xml:space="preserve"> Defense, and for Constellations that primarily include Wits-related Talents.</w:t>
      </w:r>
    </w:p>
    <w:p w14:paraId="21A769C0" w14:textId="77777777" w:rsidR="00882086" w:rsidRDefault="00882086"/>
    <w:p w14:paraId="2E909EE7" w14:textId="77777777" w:rsidR="00882086" w:rsidRDefault="00000000">
      <w:pPr>
        <w:pStyle w:val="Heading4"/>
      </w:pPr>
      <w:r>
        <w:t>How Characters Grow</w:t>
      </w:r>
    </w:p>
    <w:p w14:paraId="7D2CC793" w14:textId="77777777" w:rsidR="00882086" w:rsidRDefault="00000000">
      <w:r>
        <w:rPr>
          <w:b/>
          <w:bCs/>
        </w:rPr>
        <w:t>Comet.</w:t>
      </w:r>
      <w:r>
        <w:t xml:space="preserve"> A Talent Point with no strings attached; spend a Comet on or in any Constellation you qualify for, Flared or not.</w:t>
      </w:r>
    </w:p>
    <w:p w14:paraId="39F1536E" w14:textId="77777777" w:rsidR="00882086" w:rsidRDefault="00882086">
      <w:pPr>
        <w:rPr>
          <w:b/>
          <w:bCs/>
        </w:rPr>
      </w:pPr>
    </w:p>
    <w:p w14:paraId="7A1A74B4" w14:textId="77777777" w:rsidR="00882086" w:rsidRDefault="00000000">
      <w:r>
        <w:rPr>
          <w:b/>
          <w:bCs/>
        </w:rPr>
        <w:t>Constellation.</w:t>
      </w:r>
      <w:r>
        <w:t xml:space="preserve"> A group of related Talents, and the term this game uses instead of skills, classes, and feat lists. Your level plus your total investment in a Constellation sets your Proficiency Rank in it, and that rank unlocks more heroic Talents. Melee and Ranged are </w:t>
      </w:r>
      <w:r>
        <w:rPr>
          <w:b/>
          <w:bCs/>
        </w:rPr>
        <w:t>parent</w:t>
      </w:r>
      <w:r>
        <w:t xml:space="preserve"> Constellations: Talents bought in a Combat Style count toward the parent’s rank as well.</w:t>
      </w:r>
    </w:p>
    <w:p w14:paraId="63FC241C" w14:textId="77777777" w:rsidR="00882086" w:rsidRDefault="00882086">
      <w:pPr>
        <w:rPr>
          <w:b/>
          <w:bCs/>
        </w:rPr>
      </w:pPr>
    </w:p>
    <w:p w14:paraId="5B0236CA" w14:textId="77777777" w:rsidR="00882086" w:rsidRDefault="00000000">
      <w:r>
        <w:rPr>
          <w:b/>
          <w:bCs/>
        </w:rPr>
        <w:t>Flare.</w:t>
      </w:r>
      <w:r>
        <w:t xml:space="preserve"> A Constellation is Flared when your character gets a critical success or a critical failure related to a Talent within or related to that Constellation. See </w:t>
      </w:r>
      <w:r>
        <w:rPr>
          <w:u w:val="single"/>
        </w:rPr>
        <w:t>Flares: Growth You Earned</w:t>
      </w:r>
      <w:r>
        <w:t xml:space="preserve"> for rules about how Flares work.</w:t>
      </w:r>
    </w:p>
    <w:p w14:paraId="7EFCBD71" w14:textId="77777777" w:rsidR="00882086" w:rsidRDefault="00882086">
      <w:pPr>
        <w:rPr>
          <w:b/>
          <w:bCs/>
        </w:rPr>
      </w:pPr>
    </w:p>
    <w:p w14:paraId="40FCA4FE" w14:textId="77777777" w:rsidR="00882086" w:rsidRDefault="00000000">
      <w:r>
        <w:rPr>
          <w:b/>
          <w:bCs/>
        </w:rPr>
        <w:t>Milestone.</w:t>
      </w:r>
      <w:r>
        <w:t xml:space="preserve"> A quarter of a level. 4 Milestones make a level: The first 3 each grant 1 Milestone Talent Point, spent immediately in a Flared Constellation. The 4</w:t>
      </w:r>
      <w:r>
        <w:rPr>
          <w:vertAlign w:val="superscript"/>
        </w:rPr>
        <w:t>th</w:t>
      </w:r>
      <w:r>
        <w:t xml:space="preserve"> is the level-up, and comes with a Comet.</w:t>
      </w:r>
    </w:p>
    <w:p w14:paraId="37527160" w14:textId="77777777" w:rsidR="00882086" w:rsidRDefault="00882086">
      <w:pPr>
        <w:rPr>
          <w:b/>
          <w:bCs/>
        </w:rPr>
      </w:pPr>
    </w:p>
    <w:p w14:paraId="70D44631" w14:textId="77777777" w:rsidR="00882086" w:rsidRDefault="00000000">
      <w:r>
        <w:rPr>
          <w:b/>
          <w:bCs/>
        </w:rPr>
        <w:t>Proficiency.</w:t>
      </w:r>
      <w:r>
        <w:t xml:space="preserve"> How practiced your character is at a kind of task. It is a single number added to every roll a Constellation governs.</w:t>
      </w:r>
    </w:p>
    <w:p w14:paraId="1A95A93C" w14:textId="77777777" w:rsidR="00882086" w:rsidRDefault="00882086"/>
    <w:p w14:paraId="7A8A17C5" w14:textId="77777777" w:rsidR="00882086" w:rsidRDefault="00000000">
      <w:r>
        <w:rPr>
          <w:b/>
          <w:bCs/>
        </w:rPr>
        <w:t>Proficiency Rank.</w:t>
      </w:r>
      <w:r>
        <w:t xml:space="preserve"> Your standing in one Constellation. It ranges from Untrained through Trained, Expert, and Master, culminating at Legendary. Rising in Proficiency Rank requires gaining Talents in that Constellation, and a minimum character level.</w:t>
      </w:r>
    </w:p>
    <w:p w14:paraId="1EBECA84" w14:textId="77777777" w:rsidR="00882086" w:rsidRDefault="00882086">
      <w:pPr>
        <w:rPr>
          <w:b/>
          <w:bCs/>
        </w:rPr>
      </w:pPr>
    </w:p>
    <w:p w14:paraId="186BFDCD" w14:textId="77777777" w:rsidR="00882086" w:rsidRDefault="00000000">
      <w:r>
        <w:rPr>
          <w:b/>
          <w:bCs/>
        </w:rPr>
        <w:t>Retraining.</w:t>
      </w:r>
      <w:r>
        <w:t xml:space="preserve"> A month of Downtime moves 1 already spent Talent Point anywhere legal (prerequisites and Proficiency Rank gates still applying).</w:t>
      </w:r>
    </w:p>
    <w:p w14:paraId="01F45EC5" w14:textId="77777777" w:rsidR="00882086" w:rsidRDefault="00882086">
      <w:pPr>
        <w:rPr>
          <w:b/>
          <w:bCs/>
        </w:rPr>
      </w:pPr>
    </w:p>
    <w:p w14:paraId="16E44F03" w14:textId="77777777" w:rsidR="00882086" w:rsidRDefault="00000000">
      <w:r>
        <w:rPr>
          <w:b/>
          <w:bCs/>
        </w:rPr>
        <w:t>Root Talent.</w:t>
      </w:r>
      <w:r>
        <w:t xml:space="preserve"> The first Talent of a Constellation. Buying the Root Talent is what makes you Trained in a Constellation. Nothing else in a Constellation can be bought before its Root Talent.</w:t>
      </w:r>
    </w:p>
    <w:p w14:paraId="4FB7D658" w14:textId="77777777" w:rsidR="00882086" w:rsidRDefault="00882086">
      <w:pPr>
        <w:rPr>
          <w:b/>
          <w:bCs/>
        </w:rPr>
      </w:pPr>
    </w:p>
    <w:p w14:paraId="5AA6DDE9" w14:textId="77777777" w:rsidR="00882086" w:rsidRDefault="00000000">
      <w:r>
        <w:rPr>
          <w:b/>
          <w:bCs/>
        </w:rPr>
        <w:t>Talent.</w:t>
      </w:r>
      <w:r>
        <w:t xml:space="preserve"> One thing your character can do, or one way they are better at doing something. Every Talent costs exactly 1 Talent Point, from the humblest to the most legendary, though some Talents may only be gained when your Proficiency Rank in a Constellation reaches a certain level. See </w:t>
      </w:r>
      <w:r>
        <w:rPr>
          <w:u w:val="single"/>
        </w:rPr>
        <w:t>Proficiencies, Constellations &amp; Talents</w:t>
      </w:r>
      <w:r>
        <w:t xml:space="preserve"> for rules about how Talents work.</w:t>
      </w:r>
    </w:p>
    <w:p w14:paraId="4E9C1BB8" w14:textId="77777777" w:rsidR="00882086" w:rsidRDefault="00882086"/>
    <w:p w14:paraId="55E04725" w14:textId="77777777" w:rsidR="00882086" w:rsidRDefault="00000000">
      <w:r>
        <w:rPr>
          <w:b/>
          <w:bCs/>
        </w:rPr>
        <w:t>Talent Point.</w:t>
      </w:r>
      <w:r>
        <w:t xml:space="preserve"> The only build currency in Starwrought. There are several types of Talent Points; see </w:t>
      </w:r>
      <w:r>
        <w:rPr>
          <w:u w:val="single"/>
        </w:rPr>
        <w:t>Proficiencies, Constellations &amp; Talents</w:t>
      </w:r>
      <w:r>
        <w:t xml:space="preserve"> for rules about how Talent Points work.</w:t>
      </w:r>
    </w:p>
    <w:p w14:paraId="18164676" w14:textId="77777777" w:rsidR="00882086" w:rsidRDefault="00882086">
      <w:pPr>
        <w:rPr>
          <w:b/>
          <w:bCs/>
        </w:rPr>
      </w:pPr>
    </w:p>
    <w:p w14:paraId="2999E58D" w14:textId="77777777" w:rsidR="00882086" w:rsidRDefault="00000000">
      <w:r>
        <w:rPr>
          <w:b/>
          <w:bCs/>
        </w:rPr>
        <w:t>Trait.</w:t>
      </w:r>
      <w:r>
        <w:t xml:space="preserve"> A word attached to an action, a Talent, an item, a spell, or another word that plugs it into a rule written somewhere else. Traits keep the game rules from repeating themselves. A Trait is never flavor: if the word is in a Trait line, some rule cares about it.</w:t>
      </w:r>
    </w:p>
    <w:p w14:paraId="10080D0B" w14:textId="77777777" w:rsidR="00882086" w:rsidRDefault="00882086"/>
    <w:p w14:paraId="1FE92907" w14:textId="77777777" w:rsidR="00882086" w:rsidRDefault="00000000">
      <w:pPr>
        <w:pStyle w:val="Heading4"/>
      </w:pPr>
      <w:r>
        <w:t>Rolling Dice</w:t>
      </w:r>
    </w:p>
    <w:p w14:paraId="4ED7B6B4" w14:textId="77777777" w:rsidR="00882086" w:rsidRDefault="00000000">
      <w:r>
        <w:rPr>
          <w:b/>
          <w:bCs/>
        </w:rPr>
        <w:t xml:space="preserve">Attack. </w:t>
      </w:r>
      <w:r>
        <w:t xml:space="preserve">A check with an action that has the </w:t>
      </w:r>
      <w:r>
        <w:rPr>
          <w:b/>
          <w:bCs/>
          <w:highlight w:val="green"/>
        </w:rPr>
        <w:t>Attack</w:t>
      </w:r>
      <w:r>
        <w:t xml:space="preserve"> Trait.</w:t>
      </w:r>
    </w:p>
    <w:p w14:paraId="4488E3F8" w14:textId="77777777" w:rsidR="00882086" w:rsidRDefault="00882086">
      <w:pPr>
        <w:rPr>
          <w:b/>
          <w:bCs/>
        </w:rPr>
      </w:pPr>
    </w:p>
    <w:p w14:paraId="529E6CFF" w14:textId="77777777" w:rsidR="00882086" w:rsidRDefault="00000000">
      <w:r>
        <w:rPr>
          <w:b/>
          <w:bCs/>
        </w:rPr>
        <w:t xml:space="preserve">Defense. </w:t>
      </w:r>
      <w:r>
        <w:t>One of four constellations every character begins play Trained in: Awareness, Evade, Guard, Endure. Is a Check if a character is acting, is a Threshold if something is acting on a character.</w:t>
      </w:r>
    </w:p>
    <w:p w14:paraId="22C84C8E" w14:textId="77777777" w:rsidR="00882086" w:rsidRDefault="00882086"/>
    <w:p w14:paraId="792D95DC" w14:textId="77777777" w:rsidR="00882086" w:rsidRDefault="00000000">
      <w:r>
        <w:rPr>
          <w:b/>
          <w:bCs/>
        </w:rPr>
        <w:t xml:space="preserve">Exposed. </w:t>
      </w:r>
      <w:r>
        <w:t>Typically written Exposed [Zone] (e.g., Exposed [Legs]). A successful Strike may be placed there instead of the Torso, and it stays Exposed until you Recenter ❶ (until the end of the round, if a Posture Exposed it). A Quick Strike gains nothing from an Exposed Zone; a Deliberate or Committed one ignores its Protection and Wounds it on a Critical Hit.</w:t>
      </w:r>
    </w:p>
    <w:p w14:paraId="64DB148D" w14:textId="77777777" w:rsidR="00882086" w:rsidRDefault="00882086">
      <w:pPr>
        <w:rPr>
          <w:b/>
          <w:bCs/>
        </w:rPr>
      </w:pPr>
    </w:p>
    <w:p w14:paraId="43B05A56" w14:textId="77777777" w:rsidR="00882086" w:rsidRDefault="00000000">
      <w:r>
        <w:rPr>
          <w:b/>
          <w:bCs/>
        </w:rPr>
        <w:t>Graze.</w:t>
      </w:r>
      <w:r>
        <w:t xml:space="preserve"> The attack result that lands where other games would say "miss." The blow was Stopped, but it skates: one die, or one round, and Position changes in the defender’s favor.</w:t>
      </w:r>
    </w:p>
    <w:p w14:paraId="5F866B68" w14:textId="77777777" w:rsidR="00882086" w:rsidRDefault="00882086"/>
    <w:p w14:paraId="42D370A3" w14:textId="77777777" w:rsidR="00882086" w:rsidRDefault="00000000">
      <w:pPr>
        <w:spacing w:after="120"/>
      </w:pPr>
      <w:r>
        <w:rPr>
          <w:b/>
          <w:bCs/>
        </w:rPr>
        <w:t>Bind.</w:t>
      </w:r>
      <w:r>
        <w:t xml:space="preserve"> Contact between two rigid implements after a blow is Stopped. Neutral, or Controlled by the fighter who has the line.</w:t>
      </w:r>
    </w:p>
    <w:p w14:paraId="449500B8" w14:textId="77777777" w:rsidR="00882086" w:rsidRDefault="00000000">
      <w:pPr>
        <w:spacing w:after="120"/>
      </w:pPr>
      <w:r>
        <w:rPr>
          <w:b/>
          <w:bCs/>
        </w:rPr>
        <w:t>Blows, Blasts, Blights, Beguilement.</w:t>
      </w:r>
      <w:r>
        <w:t xml:space="preserve"> The four kinds of threat, each answered by two of the four Defenses (see </w:t>
      </w:r>
      <w:r>
        <w:rPr>
          <w:u w:val="single"/>
        </w:rPr>
        <w:t>Choosing a Defense</w:t>
      </w:r>
      <w:r>
        <w:t>).</w:t>
      </w:r>
    </w:p>
    <w:p w14:paraId="23497514" w14:textId="77777777" w:rsidR="00882086" w:rsidRDefault="00000000">
      <w:pPr>
        <w:spacing w:after="120"/>
      </w:pPr>
      <w:r>
        <w:rPr>
          <w:b/>
          <w:bCs/>
        </w:rPr>
        <w:t>Weighted.</w:t>
      </w:r>
      <w:r>
        <w:t xml:space="preserve"> A Committed Strike ❸. Stopped, Graze or Miss, it Exposes the attacker. (A Deliberate Strike is Exposed only on a Miss; a Quick Strike never.)</w:t>
      </w:r>
    </w:p>
    <w:p w14:paraId="541D38C3" w14:textId="77777777" w:rsidR="00882086" w:rsidRDefault="00000000">
      <w:pPr>
        <w:spacing w:after="120"/>
      </w:pPr>
      <w:r>
        <w:rPr>
          <w:b/>
          <w:bCs/>
        </w:rPr>
        <w:t>Control.</w:t>
      </w:r>
      <w:r>
        <w:t xml:space="preserve"> Owning the line in a Bind: your partner has an Exposed Zone of your choice and attacks worse with the Controlled weapon.</w:t>
      </w:r>
    </w:p>
    <w:p w14:paraId="00176909" w14:textId="77777777" w:rsidR="00882086" w:rsidRDefault="00000000">
      <w:pPr>
        <w:spacing w:after="120"/>
      </w:pPr>
      <w:r>
        <w:rPr>
          <w:b/>
          <w:bCs/>
        </w:rPr>
        <w:t>Maneuver.</w:t>
      </w:r>
      <w:r>
        <w:t xml:space="preserve"> Anything you do at an Opportunity: a Step, a Strike, a spell. Each has a cost in actions (</w:t>
      </w:r>
      <w:r>
        <w:rPr>
          <w:rFonts w:ascii="Segoe UI Symbol" w:hAnsi="Segoe UI Symbol" w:cs="Segoe UI Symbol"/>
        </w:rPr>
        <w:t>⓿</w:t>
      </w:r>
      <w:r>
        <w:t xml:space="preserve"> to </w:t>
      </w:r>
      <w:r>
        <w:rPr>
          <w:rFonts w:ascii="Segoe UI Symbol" w:hAnsi="Segoe UI Symbol"/>
        </w:rPr>
        <w:t>❻</w:t>
      </w:r>
      <w:r>
        <w:t>) and may carry Traits. One per Opportunity; ⓿ Maneuvers do not count against that.</w:t>
      </w:r>
    </w:p>
    <w:p w14:paraId="1D2529BB" w14:textId="77777777" w:rsidR="00882086" w:rsidRDefault="00000000">
      <w:pPr>
        <w:spacing w:after="120"/>
      </w:pPr>
      <w:r>
        <w:rPr>
          <w:b/>
          <w:bCs/>
        </w:rPr>
        <w:t>Measure.</w:t>
      </w:r>
      <w:r>
        <w:t xml:space="preserve"> The gap between two fighters, and whose Reach covers it.</w:t>
      </w:r>
    </w:p>
    <w:p w14:paraId="35BEABE6" w14:textId="77777777" w:rsidR="00882086" w:rsidRDefault="00000000">
      <w:pPr>
        <w:spacing w:after="120"/>
      </w:pPr>
      <w:r>
        <w:rPr>
          <w:b/>
          <w:bCs/>
        </w:rPr>
        <w:t>Opportunity.</w:t>
      </w:r>
      <w:r>
        <w:t xml:space="preserve"> Your place in the initiative circuit, each time it comes around. One Maneuver per Opportunity.</w:t>
      </w:r>
    </w:p>
    <w:p w14:paraId="6ED56A2C" w14:textId="77777777" w:rsidR="00882086" w:rsidRDefault="00000000">
      <w:pPr>
        <w:spacing w:after="120"/>
      </w:pPr>
      <w:r>
        <w:rPr>
          <w:b/>
          <w:bCs/>
        </w:rPr>
        <w:t>Prepared.</w:t>
      </w:r>
      <w:r>
        <w:t xml:space="preserve"> A Maneuver of three or more actions: one action now, the rest reserved, resolved at your next Opportunity.</w:t>
      </w:r>
    </w:p>
    <w:p w14:paraId="0C570F1A" w14:textId="77777777" w:rsidR="00882086" w:rsidRDefault="00000000">
      <w:pPr>
        <w:spacing w:after="120"/>
      </w:pPr>
      <w:r>
        <w:rPr>
          <w:b/>
          <w:bCs/>
        </w:rPr>
        <w:t>Reaction.</w:t>
      </w:r>
      <w:r>
        <w:t xml:space="preserve"> A Trait. The Maneuver may be performed outside your Opportunity, the moment its Trigger occurs, at its listed cost in actions. A Reaction never triggers a Reaction.</w:t>
      </w:r>
    </w:p>
    <w:p w14:paraId="02EB0854" w14:textId="77777777" w:rsidR="00882086" w:rsidRDefault="00000000">
      <w:pPr>
        <w:spacing w:after="120"/>
      </w:pPr>
      <w:r>
        <w:rPr>
          <w:b/>
          <w:bCs/>
        </w:rPr>
        <w:t>Round.</w:t>
      </w:r>
      <w:r>
        <w:t xml:space="preserve"> About six seconds. Six actions, spent across as many Opportunities as the circuit allows.</w:t>
      </w:r>
    </w:p>
    <w:p w14:paraId="0DAB349E" w14:textId="77777777" w:rsidR="00882086" w:rsidRDefault="00000000">
      <w:pPr>
        <w:spacing w:after="120"/>
      </w:pPr>
      <w:r>
        <w:rPr>
          <w:b/>
          <w:bCs/>
        </w:rPr>
        <w:t>Spent.</w:t>
      </w:r>
      <w:r>
        <w:t xml:space="preserve"> At 0 Vigor. Every Hit now Wounds.</w:t>
      </w:r>
    </w:p>
    <w:p w14:paraId="7C0E4A6B" w14:textId="77777777" w:rsidR="00882086" w:rsidRDefault="00000000">
      <w:pPr>
        <w:spacing w:after="120"/>
      </w:pPr>
      <w:r>
        <w:rPr>
          <w:b/>
          <w:bCs/>
        </w:rPr>
        <w:t xml:space="preserve">Stopped. </w:t>
      </w:r>
      <w:r>
        <w:t>An attack that Grazes or Misses. Where Graze and Miss differ (a Graze forms a neutral Bind, a Miss hands over Control), the rule names the one it means.</w:t>
      </w:r>
    </w:p>
    <w:p w14:paraId="4B49E47B" w14:textId="77777777" w:rsidR="00882086" w:rsidRDefault="00000000">
      <w:pPr>
        <w:spacing w:after="120"/>
      </w:pPr>
      <w:r>
        <w:rPr>
          <w:b/>
          <w:bCs/>
        </w:rPr>
        <w:t>Vigor.</w:t>
      </w:r>
      <w:r>
        <w:t xml:space="preserve"> Wind, focus, and luck. Damage comes out of it first, and it returns with rest.</w:t>
      </w:r>
    </w:p>
    <w:p w14:paraId="6CCF1507" w14:textId="77777777" w:rsidR="00882086" w:rsidRDefault="00000000">
      <w:pPr>
        <w:spacing w:after="120"/>
      </w:pPr>
      <w:r>
        <w:rPr>
          <w:b/>
          <w:bCs/>
        </w:rPr>
        <w:t>Wound.</w:t>
      </w:r>
      <w:r>
        <w:t xml:space="preserve"> A real injury to a Zone, with a lasting effect. Fill the Torso’s or Head’s capacity (two, for anyone Medium or smaller) and you are Dying.</w:t>
      </w:r>
    </w:p>
    <w:p w14:paraId="5F669F48" w14:textId="77777777" w:rsidR="00882086" w:rsidRDefault="00882086">
      <w:pPr>
        <w:rPr>
          <w:b/>
          <w:bCs/>
        </w:rPr>
      </w:pPr>
    </w:p>
    <w:p w14:paraId="7EF9832A" w14:textId="77777777" w:rsidR="00882086" w:rsidRDefault="00000000">
      <w:r>
        <w:rPr>
          <w:b/>
          <w:bCs/>
        </w:rPr>
        <w:t>Hero Point.</w:t>
      </w:r>
      <w:r>
        <w:t xml:space="preserve"> You start each session with 1, to a maximum of 3, and the GM awards more for heroism, clever play, and beautiful failure. Spend 1 Hero Point to reroll a check. Spend all of them to survive something that would have killed you.</w:t>
      </w:r>
    </w:p>
    <w:p w14:paraId="4529E5AF" w14:textId="77777777" w:rsidR="00882086" w:rsidRDefault="00882086"/>
    <w:p w14:paraId="735D3520" w14:textId="77777777" w:rsidR="00882086" w:rsidRDefault="00000000">
      <w:pPr>
        <w:rPr>
          <w:b/>
          <w:bCs/>
        </w:rPr>
      </w:pPr>
      <w:r>
        <w:rPr>
          <w:b/>
          <w:bCs/>
        </w:rPr>
        <w:t xml:space="preserve">Load. </w:t>
      </w:r>
      <w:r>
        <w:t>An abstraction of the weight and stiffness of the armor that your character is wearing; may negatively impact certain Checks and Thresholds (e.g., Swimming or Climbing).</w:t>
      </w:r>
    </w:p>
    <w:p w14:paraId="59CC0290" w14:textId="77777777" w:rsidR="00882086" w:rsidRDefault="00882086">
      <w:pPr>
        <w:rPr>
          <w:b/>
          <w:bCs/>
        </w:rPr>
      </w:pPr>
    </w:p>
    <w:p w14:paraId="028B248F" w14:textId="77777777" w:rsidR="00882086" w:rsidRDefault="00000000">
      <w:r>
        <w:rPr>
          <w:b/>
          <w:bCs/>
        </w:rPr>
        <w:t xml:space="preserve">Posture. </w:t>
      </w:r>
      <w:r>
        <w:rPr>
          <w:rFonts w:ascii="Segoe UI Symbol" w:hAnsi="Segoe UI Symbol" w:cs="Segoe UI Symbol"/>
        </w:rPr>
        <w:t>A Reaction ⓿↺ when</w:t>
      </w:r>
      <w:r>
        <w:t xml:space="preserve"> your character answers a blow: a way of throwing oneself into it that buys a better result but costs an Exposed Zone whether or not it works.</w:t>
      </w:r>
    </w:p>
    <w:p w14:paraId="2F06380C" w14:textId="77777777" w:rsidR="00882086" w:rsidRDefault="00882086">
      <w:pPr>
        <w:rPr>
          <w:b/>
          <w:bCs/>
        </w:rPr>
      </w:pPr>
    </w:p>
    <w:p w14:paraId="1CA103BF" w14:textId="77777777" w:rsidR="00882086" w:rsidRDefault="00000000">
      <w:r>
        <w:rPr>
          <w:b/>
          <w:bCs/>
        </w:rPr>
        <w:t xml:space="preserve">Protection. </w:t>
      </w:r>
      <w:r>
        <w:t>How much damage a piece of armor subtracts from the damage rolled, when its Zone has been hit.</w:t>
      </w:r>
    </w:p>
    <w:p w14:paraId="681989A1" w14:textId="77777777" w:rsidR="00882086" w:rsidRDefault="00882086">
      <w:pPr>
        <w:rPr>
          <w:b/>
          <w:bCs/>
        </w:rPr>
      </w:pPr>
    </w:p>
    <w:p w14:paraId="36C1DE20" w14:textId="77777777" w:rsidR="00882086" w:rsidRDefault="00000000">
      <w:r>
        <w:rPr>
          <w:b/>
          <w:bCs/>
        </w:rPr>
        <w:t>Strike.</w:t>
      </w:r>
      <w:r>
        <w:t xml:space="preserve"> A basic attack with a physical weapon (or an unarmed strike), and worth one, two, or three of your actions. A Quick Strike ❶ is a probe: one die, no crit, full Protection. Spending more actions puts your body behind the blow, lets it find a gap, and risks Exposure if it Misses (Deliberate) or is Stopped at all (Committed). Every Strike is a Blow; not every Blow is a Strike.</w:t>
      </w:r>
    </w:p>
    <w:p w14:paraId="46733609" w14:textId="77777777" w:rsidR="00882086" w:rsidRDefault="00882086"/>
    <w:p w14:paraId="4CECCAE4" w14:textId="77777777" w:rsidR="00882086" w:rsidRDefault="00000000">
      <w:pPr>
        <w:rPr>
          <w:b/>
          <w:bCs/>
        </w:rPr>
      </w:pPr>
      <w:r>
        <w:rPr>
          <w:b/>
          <w:bCs/>
        </w:rPr>
        <w:t>Temporary Vigor.</w:t>
      </w:r>
      <w:r>
        <w:t xml:space="preserve"> A pool laid over your Vigor and spent first. It is not healing, it does not stack with another pool, and it vanishes when the effect that granted it ends.</w:t>
      </w:r>
    </w:p>
    <w:p w14:paraId="33305B94" w14:textId="77777777" w:rsidR="00882086" w:rsidRDefault="00882086">
      <w:pPr>
        <w:rPr>
          <w:b/>
          <w:bCs/>
        </w:rPr>
      </w:pPr>
    </w:p>
    <w:p w14:paraId="613612EE" w14:textId="77777777" w:rsidR="00882086" w:rsidRDefault="00000000">
      <w:r>
        <w:rPr>
          <w:b/>
          <w:bCs/>
        </w:rPr>
        <w:t>Threshold.</w:t>
      </w:r>
      <w:r>
        <w:t xml:space="preserve"> The number a check is measured against. Other games use terms like Armor Class or Difficulty Class in a similar manner. A Threshold is ten plus the modifier of the roll it stands in for, so a Guard of +7 is a Guard Threshold of 17.</w:t>
      </w:r>
    </w:p>
    <w:p w14:paraId="72813051" w14:textId="77777777" w:rsidR="00882086" w:rsidRDefault="00882086"/>
    <w:p w14:paraId="612776EE" w14:textId="77777777" w:rsidR="00882086" w:rsidRDefault="00000000">
      <w:pPr>
        <w:sectPr w:rsidR="00882086">
          <w:headerReference w:type="default" r:id="rId21"/>
          <w:footerReference w:type="default" r:id="rId22"/>
          <w:headerReference w:type="first" r:id="rId23"/>
          <w:footerReference w:type="first" r:id="rId24"/>
          <w:pgSz w:w="12240" w:h="15840"/>
          <w:pgMar w:top="1000" w:right="1080" w:bottom="1000" w:left="1080" w:header="708" w:footer="708" w:gutter="0"/>
          <w:cols w:space="720"/>
          <w:formProt w:val="0"/>
          <w:docGrid w:linePitch="360" w:charSpace="18022"/>
        </w:sectPr>
      </w:pPr>
      <w:r>
        <w:rPr>
          <w:b/>
          <w:bCs/>
        </w:rPr>
        <w:t xml:space="preserve">Zone. </w:t>
      </w:r>
      <w:r>
        <w:t>One of the four parts of a body: Arms, Legs, Torso, Head. Each can carry its own armor for Protection. Successful Strikes go to the Torso, but other Zones may be targeted under certain circumstances (for example, a Critical Success at a Strike).</w:t>
      </w:r>
    </w:p>
    <w:p w14:paraId="420A6AB1" w14:textId="77777777" w:rsidR="00882086" w:rsidRDefault="00000000">
      <w:pPr>
        <w:pStyle w:val="Heading2"/>
        <w:keepNext/>
        <w:spacing w:before="240" w:after="120"/>
        <w:rPr>
          <w:rFonts w:eastAsia="Georgia"/>
          <w:b/>
          <w:bCs/>
          <w:color w:val="E2703A"/>
          <w:sz w:val="28"/>
          <w:szCs w:val="28"/>
        </w:rPr>
      </w:pPr>
      <w:bookmarkStart w:id="20" w:name="_Toc241476587"/>
      <w:r>
        <w:rPr>
          <w:rFonts w:eastAsia="Georgia"/>
          <w:b/>
          <w:bCs/>
          <w:color w:val="E2703A"/>
          <w:sz w:val="28"/>
          <w:szCs w:val="28"/>
        </w:rPr>
        <w:lastRenderedPageBreak/>
        <w:t>Example of Play</w:t>
      </w:r>
      <w:bookmarkEnd w:id="20"/>
    </w:p>
    <w:p w14:paraId="24ABE729" w14:textId="77777777" w:rsidR="00882086" w:rsidRDefault="00000000">
      <w:pPr>
        <w:spacing w:after="120"/>
      </w:pPr>
      <w:r>
        <w:t xml:space="preserve">Damon plays </w:t>
      </w:r>
      <w:r>
        <w:rPr>
          <w:b/>
          <w:bCs/>
        </w:rPr>
        <w:t>Hrolda</w:t>
      </w:r>
      <w:r>
        <w:t xml:space="preserve">, a Dwarf berserker who fights behind a shield with a battleaxe. Warren plays </w:t>
      </w:r>
      <w:r>
        <w:rPr>
          <w:b/>
          <w:bCs/>
        </w:rPr>
        <w:t>Wren</w:t>
      </w:r>
      <w:r>
        <w:t xml:space="preserve">, a Human ambusher with a dagger in each hand. Scott plays </w:t>
      </w:r>
      <w:r>
        <w:rPr>
          <w:b/>
          <w:bCs/>
        </w:rPr>
        <w:t>Kessa</w:t>
      </w:r>
      <w:r>
        <w:t>, an Elf who hunts with a greataxe. Mike is the GM. All three are 1st level. They have cornered the Seamfinder in the stonecutters’ quarter. Die results below are chosen to show the rules; the odds are real.</w:t>
      </w:r>
    </w:p>
    <w:p w14:paraId="71CFE815" w14:textId="77777777" w:rsidR="00882086" w:rsidRDefault="00000000">
      <w:pPr>
        <w:spacing w:after="120"/>
      </w:pPr>
      <w:r>
        <w:rPr>
          <w:b/>
          <w:bCs/>
        </w:rPr>
        <w:t>Mike:</w:t>
      </w:r>
      <w:r>
        <w:t xml:space="preserve"> Everyone roll initiative, and roll whatever you were actually doing. Wren, you were creeping along the wall, so that is </w:t>
      </w:r>
      <w:r>
        <w:rPr>
          <w:i/>
          <w:iCs/>
        </w:rPr>
        <w:t>Stealth</w:t>
      </w:r>
      <w:r>
        <w:t xml:space="preserve">. Kessa, Hrolda, you were both watching the stair, so </w:t>
      </w:r>
      <w:r>
        <w:rPr>
          <w:i/>
          <w:iCs/>
        </w:rPr>
        <w:t>Awareness</w:t>
      </w:r>
      <w:r>
        <w: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46D9C3E3"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00765D0" w14:textId="77777777" w:rsidR="00882086" w:rsidRDefault="00000000">
            <w:pPr>
              <w:spacing w:after="20"/>
            </w:pPr>
            <w:r>
              <w:rPr>
                <w:b/>
                <w:bCs/>
                <w:sz w:val="20"/>
                <w:szCs w:val="20"/>
              </w:rPr>
              <w:t>Initiative is whatever you were already doing, and it is rolled once.</w:t>
            </w:r>
            <w:r>
              <w:rPr>
                <w:sz w:val="20"/>
                <w:szCs w:val="20"/>
              </w:rPr>
              <w:t xml:space="preserve"> Wren rolls Stealth for 25. Kessa rolls Awareness for 19. Hrolda gets a 6 on the die for 12. The Seamfinder has an Initiative Threshold of 15. The order is Wren, Kessa, the Seamfinder, Hrolda, and it stays that order for the whole fight. Everyone starts the round with six actions. Wren is two feet from the thing; Kessa is five feet off, inside her greataxe’s seven-foot Total Reach; Hrolda is twelve feet away, outside the Seamfinder’s ten-foot reach and well outside her own four.</w:t>
            </w:r>
          </w:p>
        </w:tc>
      </w:tr>
    </w:tbl>
    <w:p w14:paraId="2B3CC7D0" w14:textId="77777777" w:rsidR="00882086" w:rsidRDefault="00000000">
      <w:pPr>
        <w:spacing w:after="120"/>
      </w:pPr>
      <w:r>
        <w:rPr>
          <w:b/>
          <w:bCs/>
        </w:rPr>
        <w:t>Mike:</w:t>
      </w:r>
      <w:r>
        <w:t xml:space="preserve"> Wren first. It still has no idea you are there.</w:t>
      </w:r>
    </w:p>
    <w:p w14:paraId="55CA4310" w14:textId="77777777" w:rsidR="00882086" w:rsidRDefault="00000000">
      <w:pPr>
        <w:spacing w:after="120"/>
      </w:pPr>
      <w:r>
        <w:rPr>
          <w:b/>
          <w:bCs/>
        </w:rPr>
        <w:t>Wren (Warren):</w:t>
      </w:r>
      <w:r>
        <w:t xml:space="preserve"> Which is how I like it. </w:t>
      </w:r>
      <w:r>
        <w:rPr>
          <w:i/>
          <w:iCs/>
        </w:rPr>
        <w:t>Surprise Attacker</w:t>
      </w:r>
      <w:r>
        <w:t xml:space="preserve">: it hasn’t acted, so it’s Wrong-Footed to me. I’ll put two actions into it. Deliberate Strike </w:t>
      </w:r>
      <w:r>
        <w:rPr>
          <w:rFonts w:ascii="Segoe UI Symbol" w:hAnsi="Segoe UI Symbol" w:cs="Segoe UI Symbol"/>
        </w:rPr>
        <w:t>❷</w:t>
      </w:r>
      <w:r>
        <w:t>, right-hand dagger.</w:t>
      </w:r>
    </w:p>
    <w:p w14:paraId="4B7BA81C" w14:textId="77777777" w:rsidR="00882086" w:rsidRDefault="00000000">
      <w:pPr>
        <w:spacing w:after="120"/>
      </w:pPr>
      <w:r>
        <w:rPr>
          <w:b/>
          <w:bCs/>
        </w:rPr>
        <w:t>Mike:</w:t>
      </w:r>
      <w:r>
        <w:t xml:space="preserve"> Roll Melee against whichever Defense it answers with. It tries to slip aside, so Evade.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FC6818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61ED1835" w14:textId="77777777" w:rsidR="00882086" w:rsidRDefault="00000000">
            <w:pPr>
              <w:spacing w:after="20"/>
            </w:pPr>
            <w:r>
              <w:rPr>
                <w:b/>
                <w:bCs/>
                <w:sz w:val="20"/>
                <w:szCs w:val="20"/>
              </w:rPr>
              <w:t>The player always rolls.</w:t>
            </w:r>
            <w:r>
              <w:rPr>
                <w:sz w:val="20"/>
                <w:szCs w:val="20"/>
              </w:rPr>
              <w:t xml:space="preserve"> Wren’s attack is d20 plus her Agility (her daggers have Finesse) plus her Trained Melee bonus: 2 + 4, so d20+6. Her level is not on the die and never will be. She rolls 13 for 19. The Seamfinder’s Evade Threshold is 15, reduced to 13 because being unseen makes it Wrong-Footed to her. She beats it by 6: a Hit. A Deliberate Strike adds her Might to damage and can find a Zone; had it Grazed she would have lost the tempo and nothing more, since only a Miss Exposes a Deliberate blade. Two actions bought her body behind the blade.</w:t>
            </w:r>
          </w:p>
        </w:tc>
      </w:tr>
    </w:tbl>
    <w:p w14:paraId="5D63A41B" w14:textId="77777777" w:rsidR="00882086" w:rsidRDefault="00000000">
      <w:pPr>
        <w:spacing w:after="120"/>
      </w:pPr>
      <w:r>
        <w:rPr>
          <w:b/>
          <w:bCs/>
        </w:rPr>
        <w:t>Wren (Warren):</w:t>
      </w:r>
      <w:r>
        <w:t xml:space="preserve"> 1d4 for the dagger, plus 1 Might, plus 1d6 precision from </w:t>
      </w:r>
      <w:r>
        <w:rPr>
          <w:i/>
          <w:iCs/>
        </w:rPr>
        <w:t>Sneak Attack</w:t>
      </w:r>
      <w:r>
        <w:t>. Three, one, and four. Eight.</w:t>
      </w:r>
    </w:p>
    <w:p w14:paraId="529B8303" w14:textId="77777777" w:rsidR="00882086" w:rsidRDefault="00000000">
      <w:pPr>
        <w:spacing w:after="120"/>
      </w:pPr>
      <w:r>
        <w:rPr>
          <w:b/>
          <w:bCs/>
        </w:rPr>
        <w:t>Mike:</w:t>
      </w:r>
      <w:r>
        <w:t xml:space="preserve"> Its Torso soaks 2 of that. Six gets through. The blade goes in above the hip and the thing makes a sound like grinding stone. Kessa.</w:t>
      </w:r>
    </w:p>
    <w:p w14:paraId="32FDF6D0" w14:textId="77777777" w:rsidR="00882086" w:rsidRDefault="00000000">
      <w:pPr>
        <w:spacing w:after="120"/>
      </w:pPr>
      <w:r>
        <w:rPr>
          <w:b/>
          <w:bCs/>
        </w:rPr>
        <w:t>Kessa (Scott):</w:t>
      </w:r>
      <w:r>
        <w:t xml:space="preserve"> </w:t>
      </w:r>
      <w:r>
        <w:rPr>
          <w:i/>
          <w:iCs/>
        </w:rPr>
        <w:t>Mark Prey</w:t>
      </w:r>
      <w:r>
        <w:t xml:space="preserve"> on it. One action.</w:t>
      </w:r>
    </w:p>
    <w:p w14:paraId="53F2528B" w14:textId="77777777" w:rsidR="00882086" w:rsidRDefault="00000000">
      <w:pPr>
        <w:spacing w:after="120"/>
      </w:pPr>
      <w:r>
        <w:rPr>
          <w:b/>
          <w:bCs/>
        </w:rPr>
        <w:t>Mike:</w:t>
      </w:r>
      <w:r>
        <w:t xml:space="preserve"> It’s your prey until you Mark something else. That’s your Maneuver; play moves on.</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37D925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2557531" w14:textId="77777777" w:rsidR="00882086" w:rsidRDefault="00000000">
            <w:pPr>
              <w:spacing w:after="20"/>
            </w:pPr>
            <w:r>
              <w:rPr>
                <w:b/>
                <w:bCs/>
                <w:sz w:val="20"/>
                <w:szCs w:val="20"/>
              </w:rPr>
              <w:t xml:space="preserve">One </w:t>
            </w:r>
            <w:r>
              <w:rPr>
                <w:sz w:val="20"/>
                <w:szCs w:val="20"/>
              </w:rPr>
              <w:t>Maneuver</w:t>
            </w:r>
            <w:r>
              <w:rPr>
                <w:b/>
                <w:bCs/>
                <w:sz w:val="20"/>
                <w:szCs w:val="20"/>
              </w:rPr>
              <w:t xml:space="preserve"> per </w:t>
            </w:r>
            <w:r>
              <w:rPr>
                <w:sz w:val="20"/>
                <w:szCs w:val="20"/>
              </w:rPr>
              <w:t>Opportunity</w:t>
            </w:r>
            <w:r>
              <w:rPr>
                <w:b/>
                <w:bCs/>
                <w:sz w:val="20"/>
                <w:szCs w:val="20"/>
              </w:rPr>
              <w:t>.</w:t>
            </w:r>
            <w:r>
              <w:rPr>
                <w:sz w:val="20"/>
                <w:szCs w:val="20"/>
              </w:rPr>
              <w:t xml:space="preserve"> Kessa wanted to Mark and enter her stance and swing, and in another game she would have done all three before anyone else moved. Here she does one thing and the circuit continues. The Seamfinder will act before she does anything else. That is the whole tempo of the game: your actions are spread across the round, and so are everyone else’s.</w:t>
            </w:r>
          </w:p>
        </w:tc>
      </w:tr>
    </w:tbl>
    <w:p w14:paraId="336426FE" w14:textId="77777777" w:rsidR="00882086" w:rsidRDefault="00000000">
      <w:pPr>
        <w:spacing w:after="120"/>
      </w:pPr>
      <w:r>
        <w:rPr>
          <w:b/>
          <w:bCs/>
        </w:rPr>
        <w:t>Mike:</w:t>
      </w:r>
      <w:r>
        <w:t xml:space="preserve"> The Seamfinder. It knows about Wren now. A quick rake at her, one action. Its Attack Threshold is 16. Evade or Guard?</w:t>
      </w:r>
    </w:p>
    <w:p w14:paraId="24389CD7" w14:textId="77777777" w:rsidR="00882086" w:rsidRDefault="00000000">
      <w:pPr>
        <w:spacing w:after="120"/>
      </w:pPr>
      <w:r>
        <w:rPr>
          <w:b/>
          <w:bCs/>
        </w:rPr>
        <w:t>Wren (Warren):</w:t>
      </w:r>
      <w:r>
        <w:t xml:space="preserve"> Evade, and I’ll spend an action to Void it. d20+6, plus 2. Eleven. Nineteen.</w:t>
      </w:r>
    </w:p>
    <w:p w14:paraId="2AE5B149" w14:textId="77777777" w:rsidR="00882086" w:rsidRDefault="00000000">
      <w:pPr>
        <w:spacing w:after="120"/>
      </w:pPr>
      <w:r>
        <w:rPr>
          <w:b/>
          <w:bCs/>
        </w:rPr>
        <w:t>Mike:</w:t>
      </w:r>
      <w:r>
        <w:t xml:space="preserve"> Nineteen against sixteen. You beat it, but not by ten, so that’s a Graze. Pick the Zone the claw skated across.</w:t>
      </w:r>
    </w:p>
    <w:p w14:paraId="48CEF471" w14:textId="77777777" w:rsidR="00882086" w:rsidRDefault="00000000">
      <w:pPr>
        <w:spacing w:after="120"/>
      </w:pPr>
      <w:r>
        <w:rPr>
          <w:b/>
          <w:bCs/>
        </w:rPr>
        <w:t>Wren (Warren):</w:t>
      </w:r>
      <w:r>
        <w:t xml:space="preserve"> Arms. Leather bracers, Protection 2.</w:t>
      </w:r>
    </w:p>
    <w:p w14:paraId="4684725C" w14:textId="77777777" w:rsidR="00882086" w:rsidRDefault="00000000">
      <w:pPr>
        <w:spacing w:after="120"/>
      </w:pPr>
      <w:r>
        <w:rPr>
          <w:b/>
          <w:bCs/>
        </w:rPr>
        <w:t>Mike:</w:t>
      </w:r>
      <w:r>
        <w:t xml:space="preserve"> One die, 1d10. Six, minus 2. Four. And you Voided, so you place your own feet.</w:t>
      </w:r>
    </w:p>
    <w:p w14:paraId="62240F0F" w14:textId="77777777" w:rsidR="00882086" w:rsidRDefault="00000000">
      <w:pPr>
        <w:spacing w:after="120"/>
      </w:pPr>
      <w:r>
        <w:rPr>
          <w:b/>
          <w:bCs/>
        </w:rPr>
        <w:t>Wren (Warren):</w:t>
      </w:r>
      <w:r>
        <w:t xml:space="preserve"> I slide right, three feet, onto its flank. Still adjacent.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0C845ADC"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C6291E9" w14:textId="77777777" w:rsidR="00882086" w:rsidRDefault="00000000">
            <w:pPr>
              <w:spacing w:after="20"/>
            </w:pPr>
            <w:r>
              <w:rPr>
                <w:b/>
                <w:bCs/>
                <w:sz w:val="20"/>
                <w:szCs w:val="20"/>
              </w:rPr>
              <w:lastRenderedPageBreak/>
              <w:t>A Graze is a Stopped blow, and stopping a blow costs the defender nothing but the die.</w:t>
            </w:r>
            <w:r>
              <w:rPr>
                <w:sz w:val="20"/>
                <w:szCs w:val="20"/>
              </w:rPr>
              <w:t xml:space="preserve"> In an earlier draft the defender paid an Exposed Zone for a Graze. That is backwards: the fencer whose attack was displaced is the one out of position, not the fencer who displaced it. Wren takes four damage and nothing else. The Seamfinder made a Quick Strike, so it is not Exposed either; a probe that gets Stopped just fails. Had it committed two actions to the rake, Wren would now be choosing which of its Zones hung open. Wren has three actions left; the Seamfinder has five.</w:t>
            </w:r>
          </w:p>
        </w:tc>
      </w:tr>
    </w:tbl>
    <w:p w14:paraId="4C9E5AC6" w14:textId="77777777" w:rsidR="00882086" w:rsidRDefault="00000000">
      <w:pPr>
        <w:spacing w:after="120"/>
      </w:pPr>
      <w:r>
        <w:rPr>
          <w:b/>
          <w:bCs/>
        </w:rPr>
        <w:t>Mike:</w:t>
      </w:r>
      <w:r>
        <w:t xml:space="preserve"> Hrolda.</w:t>
      </w:r>
    </w:p>
    <w:p w14:paraId="720D4840" w14:textId="77777777" w:rsidR="00882086" w:rsidRDefault="00000000">
      <w:pPr>
        <w:spacing w:after="120"/>
      </w:pPr>
      <w:r>
        <w:rPr>
          <w:b/>
          <w:bCs/>
        </w:rPr>
        <w:t>Hrolda (Damon):</w:t>
      </w:r>
      <w:r>
        <w:t xml:space="preserve"> Twelve feet is too far for anything. Move, one action. Six feet, straight at it.</w:t>
      </w:r>
    </w:p>
    <w:p w14:paraId="0299B5CA" w14:textId="77777777" w:rsidR="00882086" w:rsidRDefault="00000000">
      <w:pPr>
        <w:spacing w:after="120"/>
      </w:pPr>
      <w:r>
        <w:rPr>
          <w:b/>
          <w:bCs/>
        </w:rPr>
        <w:t>Mike:</w:t>
      </w:r>
      <w:r>
        <w:t xml:space="preserve"> At six feet you cross into its reach. It spends an action to Intercept you: the limb comes out of the dark as you come in. Attack Threshold 16, Guard or Evade?</w:t>
      </w:r>
    </w:p>
    <w:p w14:paraId="5DDFC7A5" w14:textId="77777777" w:rsidR="00882086" w:rsidRDefault="00000000">
      <w:pPr>
        <w:spacing w:after="120"/>
      </w:pPr>
      <w:r>
        <w:rPr>
          <w:b/>
          <w:bCs/>
        </w:rPr>
        <w:t>Hrolda (Damon):</w:t>
      </w:r>
      <w:r>
        <w:t xml:space="preserve"> Guard, on the axe; the shield isn’t up. d20+6. And I’ll </w:t>
      </w:r>
      <w:r>
        <w:rPr>
          <w:i/>
          <w:iCs/>
        </w:rPr>
        <w:t>Set Your Feet</w:t>
      </w:r>
      <w:r>
        <w:t>: plus 2, and I open a Zone whether it works or not. Nine on the die. Seventeen.</w:t>
      </w:r>
    </w:p>
    <w:p w14:paraId="6CFAE6CC" w14:textId="77777777" w:rsidR="00882086" w:rsidRDefault="00000000">
      <w:pPr>
        <w:spacing w:after="120"/>
      </w:pPr>
      <w:r>
        <w:rPr>
          <w:b/>
          <w:bCs/>
        </w:rPr>
        <w:t>Mike:</w:t>
      </w:r>
      <w:r>
        <w:t xml:space="preserve"> Seventeen against sixteen. Graze. Where?</w:t>
      </w:r>
    </w:p>
    <w:p w14:paraId="7075197E" w14:textId="77777777" w:rsidR="00882086" w:rsidRDefault="00000000">
      <w:pPr>
        <w:spacing w:after="120"/>
      </w:pPr>
      <w:r>
        <w:rPr>
          <w:b/>
          <w:bCs/>
        </w:rPr>
        <w:t>Hrolda (Damon):</w:t>
      </w:r>
      <w:r>
        <w:t xml:space="preserve"> Torso, mail shirt, Protection 3.</w:t>
      </w:r>
    </w:p>
    <w:p w14:paraId="575FDA80" w14:textId="77777777" w:rsidR="00882086" w:rsidRDefault="00000000">
      <w:pPr>
        <w:spacing w:after="120"/>
      </w:pPr>
      <w:r>
        <w:rPr>
          <w:b/>
          <w:bCs/>
        </w:rPr>
        <w:t>Mike:</w:t>
      </w:r>
      <w:r>
        <w:t xml:space="preserve"> Slashing, and mail turns slashing fine. 1d8, I get a seven. Four gets through. You caught it on the axe, so you are in a Bind with it: battleaxe against limb, neutral. And your Posture cost you a Zone.</w:t>
      </w:r>
    </w:p>
    <w:p w14:paraId="134E57B7" w14:textId="77777777" w:rsidR="00882086" w:rsidRDefault="00000000">
      <w:pPr>
        <w:spacing w:after="120"/>
      </w:pPr>
      <w:r>
        <w:rPr>
          <w:b/>
          <w:bCs/>
        </w:rPr>
        <w:t>Hrolda (Damon):</w:t>
      </w:r>
      <w:r>
        <w:t xml:space="preserve"> Legs. I braced high.</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50DBB52"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F87BA95" w14:textId="77777777" w:rsidR="00882086" w:rsidRDefault="00000000">
            <w:pPr>
              <w:spacing w:after="20"/>
            </w:pPr>
            <w:r>
              <w:rPr>
                <w:b/>
                <w:bCs/>
                <w:sz w:val="20"/>
                <w:szCs w:val="20"/>
              </w:rPr>
              <w:t>Two kinds of defense, two prices.</w:t>
            </w:r>
            <w:r>
              <w:rPr>
                <w:sz w:val="20"/>
                <w:szCs w:val="20"/>
              </w:rPr>
              <w:t xml:space="preserve"> Wren paid an action to Void; Hrolda paid a Zone for her Posture. Both bought +2. Hrolda had the action to spare, but she wanted to keep her actions for what comes next, and that is a legitimate call: Postures exist so that a fighter with no tempo left can still defend, at a price. Note also the Intercept: entering measure is where the spear, or the claw, does its work. Hrolda could have Stepped in three feet at a time and never triggered it. The Guard formed a Bind because she met the limb with a rigid weapon; an Evade would have given ground instead. Hrolda is now six feet from it, still two feet outside her own reach, with five actions.</w:t>
            </w:r>
          </w:p>
        </w:tc>
      </w:tr>
    </w:tbl>
    <w:p w14:paraId="0AD826CA" w14:textId="77777777" w:rsidR="00882086" w:rsidRDefault="00000000">
      <w:pPr>
        <w:spacing w:after="120"/>
      </w:pPr>
      <w:r>
        <w:rPr>
          <w:b/>
          <w:bCs/>
        </w:rPr>
        <w:t>Mike:</w:t>
      </w:r>
      <w:r>
        <w:t xml:space="preserve"> Wren, second time around. It has acted now, so </w:t>
      </w:r>
      <w:r>
        <w:rPr>
          <w:i/>
          <w:iCs/>
        </w:rPr>
        <w:t>Surprise Attacker</w:t>
      </w:r>
      <w:r>
        <w:t xml:space="preserve"> is done.</w:t>
      </w:r>
    </w:p>
    <w:p w14:paraId="2154B960" w14:textId="77777777" w:rsidR="00882086" w:rsidRDefault="00000000">
      <w:pPr>
        <w:spacing w:after="120"/>
      </w:pPr>
      <w:r>
        <w:rPr>
          <w:b/>
          <w:bCs/>
        </w:rPr>
        <w:t>Wren (Warren):</w:t>
      </w:r>
      <w:r>
        <w:t xml:space="preserve"> Quick Strike </w:t>
      </w:r>
      <w:r>
        <w:rPr>
          <w:rFonts w:ascii="Segoe UI Symbol" w:hAnsi="Segoe UI Symbol" w:cs="Segoe UI Symbol"/>
        </w:rPr>
        <w:t>❶</w:t>
      </w:r>
      <w:r>
        <w:t>, left hand. d20+6. Four. Ten.</w:t>
      </w:r>
    </w:p>
    <w:p w14:paraId="4A584EDF" w14:textId="77777777" w:rsidR="00882086" w:rsidRDefault="00000000">
      <w:pPr>
        <w:spacing w:after="120"/>
      </w:pPr>
      <w:r>
        <w:rPr>
          <w:b/>
          <w:bCs/>
        </w:rPr>
        <w:t>Mike:</w:t>
      </w:r>
      <w:r>
        <w:t xml:space="preserve"> Evade 15. You miss by five: Graze. One d4, no Might on a quick one, and it picks the limb. Protection 1.</w:t>
      </w:r>
    </w:p>
    <w:p w14:paraId="38D6A74A" w14:textId="77777777" w:rsidR="00882086" w:rsidRDefault="00000000">
      <w:pPr>
        <w:spacing w:after="120"/>
      </w:pPr>
      <w:r>
        <w:rPr>
          <w:b/>
          <w:bCs/>
        </w:rPr>
        <w:t>Wren (Warren):</w:t>
      </w:r>
      <w:r>
        <w:t xml:space="preserve"> Two, minus 1. One damage. Worth an action?</w:t>
      </w:r>
    </w:p>
    <w:p w14:paraId="1DDC9967" w14:textId="77777777" w:rsidR="00882086" w:rsidRDefault="00000000">
      <w:pPr>
        <w:spacing w:after="120"/>
      </w:pPr>
      <w:r>
        <w:rPr>
          <w:b/>
          <w:bCs/>
        </w:rPr>
        <w:t>Mike:</w:t>
      </w:r>
      <w:r>
        <w:t xml:space="preserve"> It gave ground to do it. It slides three feet back along the foundation, away from you, and it is still in the Bind with Hrolda; that was your exchange, not hers. Kessa.</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1882938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2F5BDE4" w14:textId="77777777" w:rsidR="00882086" w:rsidRDefault="00000000">
            <w:pPr>
              <w:spacing w:after="20"/>
            </w:pPr>
            <w:r>
              <w:rPr>
                <w:b/>
                <w:bCs/>
                <w:sz w:val="20"/>
                <w:szCs w:val="20"/>
              </w:rPr>
              <w:t>Evading a Graze costs ground.</w:t>
            </w:r>
            <w:r>
              <w:rPr>
                <w:sz w:val="20"/>
                <w:szCs w:val="20"/>
              </w:rPr>
              <w:t xml:space="preserve"> The Seamfinder chose Evade against Wren’s dagger and Stopped it, so it gives 3 feet directly away from her. For a creature that wants the wall at its back that is fine; for a spearman being pushed off his measure it is the whole fight. The Graze band is never free for anyone. Either you commit and risk exposure, or you defend and pay in position, tempo, or a Zone.</w:t>
            </w:r>
          </w:p>
        </w:tc>
      </w:tr>
    </w:tbl>
    <w:p w14:paraId="646217ED" w14:textId="77777777" w:rsidR="00882086" w:rsidRDefault="00000000">
      <w:pPr>
        <w:spacing w:after="120"/>
      </w:pPr>
      <w:r>
        <w:rPr>
          <w:b/>
          <w:bCs/>
        </w:rPr>
        <w:t>Kessa (Scott):</w:t>
      </w:r>
      <w:r>
        <w:t xml:space="preserve"> I enter </w:t>
      </w:r>
      <w:r>
        <w:rPr>
          <w:i/>
          <w:iCs/>
        </w:rPr>
        <w:t>Overreach</w:t>
      </w:r>
      <w:r>
        <w:t>. One action. I want the damage.</w:t>
      </w:r>
    </w:p>
    <w:p w14:paraId="223CCB4C" w14:textId="77777777" w:rsidR="00882086" w:rsidRDefault="00000000">
      <w:pPr>
        <w:spacing w:after="120"/>
      </w:pPr>
      <w:r>
        <w:rPr>
          <w:b/>
          <w:bCs/>
        </w:rPr>
        <w:t>Mike:</w:t>
      </w:r>
      <w:r>
        <w:t xml:space="preserve"> Noted: plus 2 on your Hits, minus 2 on your Evade while you hold it. The Seamfinder. It has four actions left and it is bound to Hrolda’s axe. It presses the bind: Gain Control, one action. Hrolda, roll </w:t>
      </w:r>
      <w:r>
        <w:rPr>
          <w:i/>
          <w:iCs/>
        </w:rPr>
        <w:t>Guard</w:t>
      </w:r>
      <w:r>
        <w:t xml:space="preserve"> against its Control Threshold of 15.</w:t>
      </w:r>
    </w:p>
    <w:p w14:paraId="114FE12D" w14:textId="77777777" w:rsidR="00882086" w:rsidRDefault="00000000">
      <w:pPr>
        <w:spacing w:after="120"/>
      </w:pPr>
      <w:r>
        <w:rPr>
          <w:b/>
          <w:bCs/>
        </w:rPr>
        <w:t>Hrolda (Damon):</w:t>
      </w:r>
      <w:r>
        <w:t xml:space="preserve"> Six. Twelve.</w:t>
      </w:r>
    </w:p>
    <w:p w14:paraId="407E4886" w14:textId="77777777" w:rsidR="00882086" w:rsidRDefault="00000000">
      <w:pPr>
        <w:spacing w:after="120"/>
      </w:pPr>
      <w:r>
        <w:rPr>
          <w:b/>
          <w:bCs/>
        </w:rPr>
        <w:t>Mike:</w:t>
      </w:r>
      <w:r>
        <w:t xml:space="preserve"> Three short. It winds its limb over your axe and pushes the head wide. It Controls your battleaxe now, and it names the Zone it has opened: Arms. Your Legs are still hanging open from the Posture, so that is two.</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03DF809"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7B119F7" w14:textId="77777777" w:rsidR="00882086" w:rsidRDefault="00000000">
            <w:pPr>
              <w:spacing w:after="20"/>
            </w:pPr>
            <w:r>
              <w:rPr>
                <w:b/>
                <w:bCs/>
                <w:sz w:val="20"/>
                <w:szCs w:val="20"/>
              </w:rPr>
              <w:lastRenderedPageBreak/>
              <w:t>Control is an opening.</w:t>
            </w:r>
            <w:r>
              <w:rPr>
                <w:sz w:val="20"/>
                <w:szCs w:val="20"/>
              </w:rPr>
              <w:t xml:space="preserve"> When a fighter Controls a weapon in a Bind, the partner has an Exposed Zone of the Controller’s choice for as long as the Bind lasts, and attacks with the Controlled weapon at −2. The Seamfinder is a thing that finds seams, and this is how the rules say so: it binds your weapon, it opens a line, and then it strikes through it. Hrolda rolled Guard because Evade cannot answer a bind; slipping the bind is what Step is for.</w:t>
            </w:r>
          </w:p>
        </w:tc>
      </w:tr>
    </w:tbl>
    <w:p w14:paraId="14617346" w14:textId="77777777" w:rsidR="00882086" w:rsidRDefault="00000000">
      <w:pPr>
        <w:spacing w:after="120"/>
      </w:pPr>
      <w:r>
        <w:rPr>
          <w:b/>
          <w:bCs/>
        </w:rPr>
        <w:t>Hrolda (Damon):</w:t>
      </w:r>
      <w:r>
        <w:t xml:space="preserve"> I’m not giving it the seam. </w:t>
      </w:r>
      <w:r>
        <w:rPr>
          <w:i/>
          <w:iCs/>
        </w:rPr>
        <w:t>Recenter</w:t>
      </w:r>
      <w:r>
        <w:t>. One action.</w:t>
      </w:r>
    </w:p>
    <w:p w14:paraId="798FFD99" w14:textId="77777777" w:rsidR="00882086" w:rsidRDefault="00000000">
      <w:pPr>
        <w:spacing w:after="120"/>
      </w:pPr>
      <w:r>
        <w:rPr>
          <w:b/>
          <w:bCs/>
        </w:rPr>
        <w:t>Mike:</w:t>
      </w:r>
      <w:r>
        <w:t xml:space="preserve"> You gather yourself: the axe head comes back to center, the Bind ends, Arms and Legs close. Four actions left.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4CE3E9DF"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2400C720" w14:textId="77777777" w:rsidR="00882086" w:rsidRDefault="00000000">
            <w:pPr>
              <w:spacing w:after="20"/>
            </w:pPr>
            <w:r>
              <w:rPr>
                <w:b/>
                <w:bCs/>
                <w:sz w:val="20"/>
                <w:szCs w:val="20"/>
              </w:rPr>
              <w:t>Recenter is Disengage.</w:t>
            </w:r>
            <w:r>
              <w:rPr>
                <w:sz w:val="20"/>
                <w:szCs w:val="20"/>
              </w:rPr>
              <w:t xml:space="preserve"> Being Controlled costs you exactly what being Exposed costs you: one action to reset. Hrolda spent a third of what she has left to get her guard back, and the Seamfinder spent one action to make her do it. That trade, one for one, is why Gain Control is worth taking, and why you do not take it against someone who has actions to burn.</w:t>
            </w:r>
          </w:p>
        </w:tc>
      </w:tr>
    </w:tbl>
    <w:p w14:paraId="5E8FE248" w14:textId="77777777" w:rsidR="00882086" w:rsidRDefault="00000000">
      <w:pPr>
        <w:spacing w:after="120"/>
      </w:pPr>
      <w:r>
        <w:rPr>
          <w:b/>
          <w:bCs/>
        </w:rPr>
        <w:t>Mike:</w:t>
      </w:r>
      <w:r>
        <w:t xml:space="preserve"> Wren. Two actions left.</w:t>
      </w:r>
    </w:p>
    <w:p w14:paraId="50E8CEEE" w14:textId="77777777" w:rsidR="00882086" w:rsidRDefault="00000000">
      <w:pPr>
        <w:spacing w:after="120"/>
      </w:pPr>
      <w:r>
        <w:rPr>
          <w:b/>
          <w:bCs/>
        </w:rPr>
        <w:t>Wren (Warren):</w:t>
      </w:r>
      <w:r>
        <w:t xml:space="preserve"> Not swinging yet. Feint, one action. </w:t>
      </w:r>
      <w:r>
        <w:rPr>
          <w:i/>
          <w:iCs/>
        </w:rPr>
        <w:t>Guile</w:t>
      </w:r>
      <w:r>
        <w:t xml:space="preserve"> against its Awareness.</w:t>
      </w:r>
    </w:p>
    <w:p w14:paraId="0E575416" w14:textId="77777777" w:rsidR="00882086" w:rsidRDefault="00000000">
      <w:pPr>
        <w:spacing w:after="120"/>
      </w:pPr>
      <w:r>
        <w:rPr>
          <w:b/>
          <w:bCs/>
        </w:rPr>
        <w:t>Mike:</w:t>
      </w:r>
      <w:r>
        <w:t xml:space="preserve"> Awareness Threshold 14.</w:t>
      </w:r>
    </w:p>
    <w:p w14:paraId="47417861" w14:textId="77777777" w:rsidR="00882086" w:rsidRDefault="00000000">
      <w:pPr>
        <w:spacing w:after="120"/>
      </w:pPr>
      <w:r>
        <w:rPr>
          <w:b/>
          <w:bCs/>
        </w:rPr>
        <w:t>Wren (Warren):</w:t>
      </w:r>
      <w:r>
        <w:t xml:space="preserve"> d20+5. Fourteen. Nineteen. It buys the feint.</w:t>
      </w:r>
    </w:p>
    <w:p w14:paraId="35B3F768" w14:textId="77777777" w:rsidR="00882086" w:rsidRDefault="00000000">
      <w:pPr>
        <w:spacing w:after="120"/>
      </w:pPr>
      <w:r>
        <w:rPr>
          <w:b/>
          <w:bCs/>
        </w:rPr>
        <w:t>Mike:</w:t>
      </w:r>
      <w:r>
        <w:t xml:space="preserve"> Wrong-Footed to you until the end of your next Opportunity. Kessa.</w:t>
      </w:r>
    </w:p>
    <w:p w14:paraId="54272646" w14:textId="77777777" w:rsidR="00882086" w:rsidRDefault="00000000">
      <w:pPr>
        <w:spacing w:after="120"/>
      </w:pPr>
      <w:r>
        <w:rPr>
          <w:b/>
          <w:bCs/>
        </w:rPr>
        <w:t>Kessa (Scott):</w:t>
      </w:r>
      <w:r>
        <w:t xml:space="preserve"> Committed Strike </w:t>
      </w:r>
      <w:r>
        <w:rPr>
          <w:rFonts w:ascii="Segoe UI Symbol" w:hAnsi="Segoe UI Symbol" w:cs="Segoe UI Symbol"/>
        </w:rPr>
        <w:t>❸</w:t>
      </w:r>
      <w:r>
        <w:t>. Greataxe. I spend one now and reserve two.</w:t>
      </w:r>
    </w:p>
    <w:p w14:paraId="7CF42EEE" w14:textId="77777777" w:rsidR="00882086" w:rsidRDefault="00000000">
      <w:pPr>
        <w:spacing w:after="120"/>
      </w:pPr>
      <w:r>
        <w:rPr>
          <w:b/>
          <w:bCs/>
        </w:rPr>
        <w:t>Mike:</w:t>
      </w:r>
      <w:r>
        <w:t xml:space="preserve"> You raise the axe. Everyone can see it. Mark yourself Preparing. It resolves at your next Opportunity. You have one unreserved action left.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6A001D0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EB9690E" w14:textId="77777777" w:rsidR="00882086" w:rsidRDefault="00000000">
            <w:pPr>
              <w:spacing w:after="20"/>
            </w:pPr>
            <w:r>
              <w:rPr>
                <w:b/>
                <w:bCs/>
                <w:sz w:val="20"/>
                <w:szCs w:val="20"/>
              </w:rPr>
              <w:t>Preparation is telegraphed by design.</w:t>
            </w:r>
            <w:r>
              <w:rPr>
                <w:sz w:val="20"/>
                <w:szCs w:val="20"/>
              </w:rPr>
              <w:t xml:space="preserve"> A three-action Strike is the biggest thing a fighter can do, and it does not land the moment it is declared. The Seamfinder gets an Opportunity before the axe comes down, and it can spend it on Kessa: only a Wound will make her drop the swing, but a Deliberate Strike could Expose her and a Gain Control could push her axe off line. The slow one, the committed one, is dangerous to both fighters. Kessa kept one action back to answer with.</w:t>
            </w:r>
          </w:p>
        </w:tc>
      </w:tr>
    </w:tbl>
    <w:p w14:paraId="216627FA" w14:textId="77777777" w:rsidR="00882086" w:rsidRDefault="00000000">
      <w:pPr>
        <w:spacing w:after="120"/>
      </w:pPr>
      <w:r>
        <w:rPr>
          <w:b/>
          <w:bCs/>
        </w:rPr>
        <w:t>Mike:</w:t>
      </w:r>
      <w:r>
        <w:t xml:space="preserve"> The Seamfinder sees the axe go up and goes for the arm holding it. Two actions: a Deliberate rake at Kessa. Attack Threshold 16.</w:t>
      </w:r>
    </w:p>
    <w:p w14:paraId="67186F85" w14:textId="77777777" w:rsidR="00882086" w:rsidRDefault="00000000">
      <w:pPr>
        <w:spacing w:after="120"/>
      </w:pPr>
      <w:r>
        <w:rPr>
          <w:b/>
          <w:bCs/>
        </w:rPr>
        <w:t>Kessa (Scott):</w:t>
      </w:r>
      <w:r>
        <w:t xml:space="preserve"> </w:t>
      </w:r>
      <w:r>
        <w:rPr>
          <w:i/>
          <w:iCs/>
        </w:rPr>
        <w:t>Overreach</w:t>
      </w:r>
      <w:r>
        <w:t xml:space="preserve"> has my Evade at plus 3. My Guard is plus 5. I brace on the haft and Parry: my last action, plus 2. d20+7. Twelve. Nineteen.</w:t>
      </w:r>
    </w:p>
    <w:p w14:paraId="2F7B2905" w14:textId="77777777" w:rsidR="00882086" w:rsidRDefault="00000000">
      <w:pPr>
        <w:spacing w:after="120"/>
      </w:pPr>
      <w:r>
        <w:rPr>
          <w:b/>
          <w:bCs/>
        </w:rPr>
        <w:t>Mike:</w:t>
      </w:r>
      <w:r>
        <w:t xml:space="preserve"> Nineteen against sixteen. Graze. Zone?</w:t>
      </w:r>
    </w:p>
    <w:p w14:paraId="22E16748" w14:textId="77777777" w:rsidR="00882086" w:rsidRDefault="00000000">
      <w:pPr>
        <w:spacing w:after="120"/>
      </w:pPr>
      <w:r>
        <w:rPr>
          <w:b/>
          <w:bCs/>
        </w:rPr>
        <w:t>Kessa (Scott):</w:t>
      </w:r>
      <w:r>
        <w:t xml:space="preserve"> Torso. Gambeson.</w:t>
      </w:r>
    </w:p>
    <w:p w14:paraId="3C43ED0E" w14:textId="77777777" w:rsidR="00882086" w:rsidRDefault="00000000">
      <w:pPr>
        <w:spacing w:after="120"/>
      </w:pPr>
      <w:r>
        <w:rPr>
          <w:b/>
          <w:bCs/>
        </w:rPr>
        <w:t>Mike:</w:t>
      </w:r>
      <w:r>
        <w:t xml:space="preserve"> It rakes rather than punches, so slashing, and padded turns slashing badly. Your gambeson is 0 against this. 1d10. Five. Take five. Now: you Parried, and it was a Deliberate Strike, a blade with weight behind it. That is a blade you can bind.</w:t>
      </w:r>
    </w:p>
    <w:p w14:paraId="14E9F8E5" w14:textId="77777777" w:rsidR="00882086" w:rsidRDefault="00000000">
      <w:pPr>
        <w:spacing w:after="120"/>
      </w:pPr>
      <w:r>
        <w:rPr>
          <w:b/>
          <w:bCs/>
        </w:rPr>
        <w:t>Kessa (Scott):</w:t>
      </w:r>
      <w:r>
        <w:t xml:space="preserve"> I have Control of the limb. Greataxe over limb. And I get the riposte.</w:t>
      </w:r>
    </w:p>
    <w:p w14:paraId="6EFE359E" w14:textId="77777777" w:rsidR="00882086" w:rsidRDefault="00000000">
      <w:pPr>
        <w:spacing w:after="120"/>
      </w:pPr>
      <w:r>
        <w:rPr>
          <w:b/>
          <w:bCs/>
        </w:rPr>
        <w:t>Mike:</w:t>
      </w:r>
      <w:r>
        <w:t xml:space="preserve"> Name the Zone your Control opens, then roll the riposte: a Quick Strike, one die, no action.</w:t>
      </w:r>
    </w:p>
    <w:p w14:paraId="295BD2BB" w14:textId="77777777" w:rsidR="00882086" w:rsidRDefault="00000000">
      <w:pPr>
        <w:spacing w:after="120"/>
      </w:pPr>
      <w:r>
        <w:rPr>
          <w:b/>
          <w:bCs/>
        </w:rPr>
        <w:t>Kessa (Scott):</w:t>
      </w:r>
      <w:r>
        <w:t xml:space="preserve"> Torso. And the riposte: d20+6. Eight. Fourteen.</w:t>
      </w:r>
    </w:p>
    <w:p w14:paraId="42B00BCD" w14:textId="77777777" w:rsidR="00882086" w:rsidRDefault="00000000">
      <w:pPr>
        <w:spacing w:after="120"/>
      </w:pPr>
      <w:r>
        <w:rPr>
          <w:b/>
          <w:bCs/>
        </w:rPr>
        <w:t>Mike:</w:t>
      </w:r>
      <w:r>
        <w:t xml:space="preserve"> Fourteen against its Guard of 14: a Hit. One die of the greataxe, nothing added, and the Torso’s Protection still counts against a probe.</w:t>
      </w:r>
    </w:p>
    <w:p w14:paraId="76C19654" w14:textId="77777777" w:rsidR="00882086" w:rsidRDefault="00000000">
      <w:pPr>
        <w:spacing w:after="120"/>
      </w:pPr>
      <w:r>
        <w:rPr>
          <w:b/>
          <w:bCs/>
        </w:rPr>
        <w:t>Kessa (Scott):</w:t>
      </w:r>
      <w:r>
        <w:t xml:space="preserve"> Seven, minus 2. Five.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3356B6F"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7BB11311" w14:textId="77777777" w:rsidR="00882086" w:rsidRDefault="00000000">
            <w:pPr>
              <w:spacing w:after="20"/>
            </w:pPr>
            <w:r>
              <w:rPr>
                <w:b/>
                <w:bCs/>
                <w:sz w:val="20"/>
                <w:szCs w:val="20"/>
              </w:rPr>
              <w:t>This is the buddy’s rule, and this is why it matters.</w:t>
            </w:r>
            <w:r>
              <w:rPr>
                <w:sz w:val="20"/>
                <w:szCs w:val="20"/>
              </w:rPr>
              <w:t xml:space="preserve"> The Seamfinder committed a real blow and was Stopped. Its Graze cost it only the tempo, but Kessa Parried a blade with weight behind it, and that is what a Parry is for: she takes Control (a neutral Bind would have been the free result; the action bought the upgrade), Control opens a Zone of her choice, and the riposte comes free in the same tempo. The riposte is a probe, so the Torso’s Protection still counts against it and it cannot Wound; the opening it made is for the axe. Her preparation is intact because Vigor damage does not cancel it.</w:t>
            </w:r>
          </w:p>
        </w:tc>
      </w:tr>
    </w:tbl>
    <w:p w14:paraId="43676FB2" w14:textId="77777777" w:rsidR="00882086" w:rsidRDefault="00000000">
      <w:pPr>
        <w:spacing w:after="120"/>
      </w:pPr>
      <w:r>
        <w:rPr>
          <w:b/>
          <w:bCs/>
        </w:rPr>
        <w:lastRenderedPageBreak/>
        <w:t>Mike:</w:t>
      </w:r>
      <w:r>
        <w:t xml:space="preserve"> Hrolda. Four actions.</w:t>
      </w:r>
    </w:p>
    <w:p w14:paraId="7234C87E" w14:textId="77777777" w:rsidR="00882086" w:rsidRDefault="00000000">
      <w:pPr>
        <w:spacing w:after="120"/>
      </w:pPr>
      <w:r>
        <w:rPr>
          <w:b/>
          <w:bCs/>
        </w:rPr>
        <w:t>Hrolda (Damon):</w:t>
      </w:r>
      <w:r>
        <w:t xml:space="preserve"> Move. Six feet. I stop two feet from it.</w:t>
      </w:r>
    </w:p>
    <w:p w14:paraId="6DFC78E4" w14:textId="77777777" w:rsidR="00882086" w:rsidRDefault="00000000">
      <w:pPr>
        <w:spacing w:after="120"/>
      </w:pPr>
      <w:r>
        <w:rPr>
          <w:b/>
          <w:bCs/>
        </w:rPr>
        <w:t>Mike:</w:t>
      </w:r>
      <w:r>
        <w:t xml:space="preserve"> You were already inside its reach, so no Intercept. You are in yours now. Wren, one action left.</w:t>
      </w:r>
    </w:p>
    <w:p w14:paraId="09B6AB0F" w14:textId="77777777" w:rsidR="00882086" w:rsidRDefault="00000000">
      <w:pPr>
        <w:spacing w:after="120"/>
      </w:pPr>
      <w:r>
        <w:rPr>
          <w:b/>
          <w:bCs/>
        </w:rPr>
        <w:t>Wren (Warren):</w:t>
      </w:r>
      <w:r>
        <w:t xml:space="preserve"> Quick Strike into the Torso. It is Wrong-Footed to me from the Feint, and Kessa opened the Torso for everyone.</w:t>
      </w:r>
    </w:p>
    <w:p w14:paraId="3FCD050A" w14:textId="77777777" w:rsidR="00882086" w:rsidRDefault="00000000">
      <w:pPr>
        <w:spacing w:after="120"/>
      </w:pPr>
      <w:r>
        <w:rPr>
          <w:b/>
          <w:bCs/>
        </w:rPr>
        <w:t>Mike:</w:t>
      </w:r>
      <w:r>
        <w:t xml:space="preserve"> Evade 15, minus 2 for Wrong-Footed. Thirteen.</w:t>
      </w:r>
    </w:p>
    <w:p w14:paraId="37471904" w14:textId="77777777" w:rsidR="00882086" w:rsidRDefault="00000000">
      <w:pPr>
        <w:spacing w:after="120"/>
      </w:pPr>
      <w:r>
        <w:rPr>
          <w:b/>
          <w:bCs/>
        </w:rPr>
        <w:t>Wren (Warren):</w:t>
      </w:r>
      <w:r>
        <w:t xml:space="preserve"> d20+6. Nine. Fifteen. Hit. 1d4 dagger, no Might, plus 1d6 </w:t>
      </w:r>
      <w:r>
        <w:rPr>
          <w:i/>
          <w:iCs/>
        </w:rPr>
        <w:t>Sneak Attack</w:t>
      </w:r>
      <w:r>
        <w:t xml:space="preserve"> because it’s Wrong-Footed. Three and five. Eight, less the Torso’s 2. Six.</w:t>
      </w:r>
    </w:p>
    <w:p w14:paraId="3D9773C3" w14:textId="77777777" w:rsidR="00882086" w:rsidRDefault="00000000">
      <w:pPr>
        <w:spacing w:after="120"/>
      </w:pPr>
      <w:r>
        <w:rPr>
          <w:b/>
          <w:bCs/>
        </w:rPr>
        <w:t>Mike:</w:t>
      </w:r>
      <w:r>
        <w:t xml:space="preserve"> Six. A probe does not get the gift of an open Zone; that seam is waiting for something heavier. It has taken eighteen of its forty. Kessa, finish it.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310598B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7640DA5A" w14:textId="77777777" w:rsidR="00882086" w:rsidRDefault="00000000">
            <w:pPr>
              <w:spacing w:after="20"/>
            </w:pPr>
            <w:r>
              <w:rPr>
                <w:b/>
                <w:bCs/>
                <w:sz w:val="20"/>
                <w:szCs w:val="20"/>
              </w:rPr>
              <w:t>Openings are shared, but only a committed blow collects.</w:t>
            </w:r>
            <w:r>
              <w:rPr>
                <w:sz w:val="20"/>
                <w:szCs w:val="20"/>
              </w:rPr>
              <w:t xml:space="preserve"> Kessa’s Control Exposed the Torso; Wren’s Quick Strike still met its Protection, because a probe cannot exploit a gap. Her Feint earned her the Sneak Attack; the open Torso is for the axe. This is the fight the fiction at the front of the book describes: one fighter holds the line, the other opens it up. It is also why an ally attacking the fighter you Control does not break your Bind.</w:t>
            </w:r>
          </w:p>
        </w:tc>
      </w:tr>
    </w:tbl>
    <w:p w14:paraId="3EC0A595" w14:textId="77777777" w:rsidR="00882086" w:rsidRDefault="00000000">
      <w:pPr>
        <w:spacing w:after="120"/>
      </w:pPr>
      <w:r>
        <w:rPr>
          <w:b/>
          <w:bCs/>
        </w:rPr>
        <w:t>Kessa (Scott):</w:t>
      </w:r>
      <w:r>
        <w:t xml:space="preserve"> Spending the reserved two. Range is fine. Melee, d20+6. Eighteen. Twenty-four.</w:t>
      </w:r>
    </w:p>
    <w:p w14:paraId="7F9D1DB1" w14:textId="77777777" w:rsidR="00882086" w:rsidRDefault="00000000">
      <w:pPr>
        <w:spacing w:after="120"/>
      </w:pPr>
      <w:r>
        <w:rPr>
          <w:b/>
          <w:bCs/>
        </w:rPr>
        <w:t>Mike:</w:t>
      </w:r>
      <w:r>
        <w:t xml:space="preserve"> It meets this one on the limb: Guard Threshold 14. You beat it by ten. Critical Hit. You pick the Zone.</w:t>
      </w:r>
    </w:p>
    <w:p w14:paraId="498903F7" w14:textId="77777777" w:rsidR="00882086" w:rsidRDefault="00000000">
      <w:pPr>
        <w:spacing w:after="120"/>
      </w:pPr>
      <w:r>
        <w:rPr>
          <w:b/>
          <w:bCs/>
        </w:rPr>
        <w:t>Kessa (Scott):</w:t>
      </w:r>
      <w:r>
        <w:t xml:space="preserve"> The Torso. It’s Exposed.</w:t>
      </w:r>
    </w:p>
    <w:p w14:paraId="2869ED87" w14:textId="77777777" w:rsidR="00882086" w:rsidRDefault="00000000">
      <w:pPr>
        <w:spacing w:after="120"/>
      </w:pPr>
      <w:r>
        <w:rPr>
          <w:b/>
          <w:bCs/>
        </w:rPr>
        <w:t>Mike:</w:t>
      </w:r>
      <w:r>
        <w:t xml:space="preserve"> Then that is a Wound. Damage.</w:t>
      </w:r>
    </w:p>
    <w:p w14:paraId="02CA22DF" w14:textId="77777777" w:rsidR="00882086" w:rsidRDefault="00000000">
      <w:pPr>
        <w:spacing w:after="120"/>
      </w:pPr>
      <w:r>
        <w:rPr>
          <w:b/>
          <w:bCs/>
        </w:rPr>
        <w:t>Kessa (Scott):</w:t>
      </w:r>
      <w:r>
        <w:t xml:space="preserve"> 1d12, plus 2 Might, plus 2 </w:t>
      </w:r>
      <w:r>
        <w:rPr>
          <w:i/>
          <w:iCs/>
        </w:rPr>
        <w:t>Overreach</w:t>
      </w:r>
      <w:r>
        <w:t xml:space="preserve">, plus 1d8 </w:t>
      </w:r>
      <w:r>
        <w:rPr>
          <w:i/>
          <w:iCs/>
        </w:rPr>
        <w:t>Mark Prey</w:t>
      </w:r>
      <w:r>
        <w:t>. Nine and five. Eighteen, doubled. Thirty-six, and nothing stops it.</w:t>
      </w:r>
    </w:p>
    <w:p w14:paraId="1FA87BC9" w14:textId="77777777" w:rsidR="00882086" w:rsidRDefault="00000000">
      <w:pPr>
        <w:spacing w:after="120"/>
      </w:pPr>
      <w:r>
        <w:rPr>
          <w:b/>
          <w:bCs/>
        </w:rPr>
        <w:t>Mike:</w:t>
      </w:r>
      <w:r>
        <w:t xml:space="preserve"> It had twenty-two Vigor. It has none. It is Spent, and its Torso is Wounded: Off-Guard, and bleeding 1d4 a round until it shakes it. The axe opens it from hip to shoulder and the thing does not fall, because it is not the kind of thing that falls. Also, Scott: that crit came off a </w:t>
      </w:r>
      <w:r>
        <w:rPr>
          <w:i/>
          <w:iCs/>
        </w:rPr>
        <w:t>Great Weapon Fighting</w:t>
      </w:r>
      <w:r>
        <w:t xml:space="preserve"> talent. </w:t>
      </w:r>
      <w:r>
        <w:rPr>
          <w:i/>
          <w:iCs/>
        </w:rPr>
        <w:t>Great Weapon Fighting</w:t>
      </w:r>
      <w:r>
        <w:t xml:space="preserve"> just Flared.</w:t>
      </w:r>
    </w:p>
    <w:p w14:paraId="1DA19F65" w14:textId="77777777" w:rsidR="00882086" w:rsidRDefault="00000000">
      <w:pPr>
        <w:spacing w:after="120"/>
      </w:pPr>
      <w:r>
        <w:rPr>
          <w:b/>
          <w:bCs/>
        </w:rPr>
        <w:t>Kessa (Scott):</w:t>
      </w:r>
      <w:r>
        <w:t xml:space="preserve"> Noted. That’s where my next point goes.</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2307F42"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C6CBA36" w14:textId="77777777" w:rsidR="00882086" w:rsidRDefault="00000000">
            <w:pPr>
              <w:spacing w:after="20"/>
            </w:pPr>
            <w:r>
              <w:rPr>
                <w:b/>
                <w:bCs/>
                <w:sz w:val="20"/>
                <w:szCs w:val="20"/>
              </w:rPr>
              <w:t>A Critical Hit on an Exposed Zone is a Wound.</w:t>
            </w:r>
            <w:r>
              <w:rPr>
                <w:sz w:val="20"/>
                <w:szCs w:val="20"/>
              </w:rPr>
              <w:t xml:space="preserve"> That is one of only two ways to be Wounded; the other is to be Hit while Spent. Wounds are locational and they last: the Seamfinder’s Torso Wound makes it Off-Guard and bleeding until it is treated, and a second Torso Wound would start it Dying. It is now Spent, so every Hit that lands from here Wounds it. The Strike resolved between the two Bind partners, so the Bind ends. And the Flare works as it always did: a critical success on a roll that mattered, related to a Constellation, opens that Constellation for Kessa’s next Milestone point.</w:t>
            </w:r>
          </w:p>
        </w:tc>
      </w:tr>
    </w:tbl>
    <w:p w14:paraId="298EF86B" w14:textId="77777777" w:rsidR="00882086" w:rsidRDefault="00000000">
      <w:pPr>
        <w:spacing w:after="120"/>
      </w:pPr>
      <w:r>
        <w:rPr>
          <w:b/>
          <w:bCs/>
        </w:rPr>
        <w:t>Mike:</w:t>
      </w:r>
      <w:r>
        <w:t xml:space="preserve"> The Seamfinder has one action. It Steps: three feet, back toward the mortar line. No Intercepts, no Bind, nothing. Hrolda, three actions.</w:t>
      </w:r>
    </w:p>
    <w:p w14:paraId="6CDCFADC" w14:textId="77777777" w:rsidR="00882086" w:rsidRDefault="00000000">
      <w:pPr>
        <w:spacing w:after="120"/>
      </w:pPr>
      <w:r>
        <w:rPr>
          <w:b/>
          <w:bCs/>
        </w:rPr>
        <w:t>Hrolda (Damon):</w:t>
      </w:r>
      <w:r>
        <w:t xml:space="preserve"> Deliberate Strike </w:t>
      </w:r>
      <w:r>
        <w:rPr>
          <w:rFonts w:ascii="Segoe UI Symbol" w:hAnsi="Segoe UI Symbol" w:cs="Segoe UI Symbol"/>
        </w:rPr>
        <w:t>❷</w:t>
      </w:r>
      <w:r>
        <w:t>. It’s in my reach. d20+6. Three. Nine.</w:t>
      </w:r>
    </w:p>
    <w:p w14:paraId="7490A987" w14:textId="77777777" w:rsidR="00882086" w:rsidRDefault="00000000">
      <w:pPr>
        <w:spacing w:after="120"/>
      </w:pPr>
      <w:r>
        <w:rPr>
          <w:b/>
          <w:bCs/>
        </w:rPr>
        <w:t>Mike:</w:t>
      </w:r>
      <w:r>
        <w:t xml:space="preserve"> It is Off-Guard from the Wound, so its Evade is 13. You miss by four: Graze. It picks the limb. 1d8, no Protection worth the name, but it is Spent, and a Graze never Wounds. Nothing happens to it. It slides another three feet along the wall, out of your reach. And you put your weight into that swing and it slid off. A Graze costs a Deliberate blow nothing but the two actions.</w:t>
      </w:r>
    </w:p>
    <w:p w14:paraId="6CC4978D" w14:textId="77777777" w:rsidR="00882086" w:rsidRDefault="00000000">
      <w:pPr>
        <w:spacing w:after="120"/>
      </w:pPr>
      <w:r>
        <w:rPr>
          <w:b/>
          <w:bCs/>
        </w:rPr>
        <w:t>Hrolda (Damon):</w:t>
      </w:r>
      <w:r>
        <w:t xml:space="preserve"> Two actions for nothing. That is the axe’s price.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38A0C5F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CF6F1A3" w14:textId="77777777" w:rsidR="00882086" w:rsidRDefault="00000000">
            <w:pPr>
              <w:spacing w:after="20"/>
            </w:pPr>
            <w:r>
              <w:rPr>
                <w:b/>
                <w:bCs/>
                <w:sz w:val="20"/>
                <w:szCs w:val="20"/>
              </w:rPr>
              <w:t>Commitment costs tempo.</w:t>
            </w:r>
            <w:r>
              <w:rPr>
                <w:sz w:val="20"/>
                <w:szCs w:val="20"/>
              </w:rPr>
              <w:t xml:space="preserve"> Hrolda put two actions and her Might behind a blow at a Spent, Off-Guard creature and it still slipped her. A Deliberate Strike that Grazes costs only the two actions; had it Missed she would be Exposed, and a Committed ❸ swing is Exposed on a Graze as well. She has one action left, and that is the decision she now has to make: a probe, or a Parry held in reserve.</w:t>
            </w:r>
          </w:p>
        </w:tc>
      </w:tr>
    </w:tbl>
    <w:p w14:paraId="0AD78713" w14:textId="77777777" w:rsidR="00882086" w:rsidRDefault="00000000">
      <w:pPr>
        <w:spacing w:after="120"/>
      </w:pPr>
      <w:r>
        <w:rPr>
          <w:b/>
          <w:bCs/>
        </w:rPr>
        <w:t>Mike:</w:t>
      </w:r>
      <w:r>
        <w:t xml:space="preserve"> Wren is out of actions. Kessa is out of actions. The Seamfinder is out. Hrolda, one left. Pass?</w:t>
      </w:r>
    </w:p>
    <w:p w14:paraId="09659E6D" w14:textId="77777777" w:rsidR="00882086" w:rsidRDefault="00000000">
      <w:pPr>
        <w:spacing w:after="120"/>
      </w:pPr>
      <w:r>
        <w:rPr>
          <w:b/>
          <w:bCs/>
        </w:rPr>
        <w:lastRenderedPageBreak/>
        <w:t>Hrolda (Damon):</w:t>
      </w:r>
      <w:r>
        <w:t xml:space="preserve"> Pass. I’ll hold it for a Parry.</w:t>
      </w:r>
    </w:p>
    <w:p w14:paraId="1A7B69C2" w14:textId="77777777" w:rsidR="00882086" w:rsidRDefault="00000000">
      <w:pPr>
        <w:spacing w:after="120"/>
      </w:pPr>
      <w:r>
        <w:rPr>
          <w:b/>
          <w:bCs/>
        </w:rPr>
        <w:t>Mike:</w:t>
      </w:r>
      <w:r>
        <w:t xml:space="preserve"> Everyone passed. End of round. The Seamfinder bleeds: 1d4, two. It has no Vigor for that to come out of, and bleeding is not a Hit, so no Wound. Round two. Six actions each. It is Spent, Off-Guard, bleeding, and it is still between you and the stair.</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6A656B8D"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0B94E6C3" w14:textId="77777777" w:rsidR="00882086" w:rsidRDefault="00000000">
            <w:pPr>
              <w:spacing w:after="20"/>
            </w:pPr>
            <w:r>
              <w:rPr>
                <w:b/>
                <w:bCs/>
                <w:sz w:val="20"/>
                <w:szCs w:val="20"/>
              </w:rPr>
              <w:t>What a round bought.</w:t>
            </w:r>
            <w:r>
              <w:rPr>
                <w:sz w:val="20"/>
                <w:szCs w:val="20"/>
              </w:rPr>
              <w:t xml:space="preserve"> Six actions each. Wren: a Deliberate Strike, a Void, a Quick Strike, a Feint, a Quick Strike. Kessa: Mark Prey, Overreach, a Committed Strike, a Parry. Hrolda: two Moves, a Recenter, a Deliberate Strike, and one held. The Seamfinder: a Quick Strike, an Intercept, a Gain Control, a Deliberate Strike, a Step. Nobody attacked six times. Everybody defended at least once, and every defense was paid for in tempo, ground, or a Zone. The creature that finds seams found two and paid for both. That is the exchange.</w:t>
            </w:r>
          </w:p>
        </w:tc>
      </w:tr>
    </w:tbl>
    <w:p w14:paraId="4FDC0093" w14:textId="77777777" w:rsidR="00882086" w:rsidRDefault="00000000">
      <w:pPr>
        <w:pStyle w:val="Heading1"/>
        <w:spacing w:before="300" w:after="160"/>
      </w:pPr>
      <w:bookmarkStart w:id="21" w:name="_Toc241476588"/>
      <w:r>
        <w:rPr>
          <w:rFonts w:eastAsia="Georgia"/>
          <w:b/>
          <w:bCs/>
          <w:color w:val="0E5F6B"/>
          <w:sz w:val="40"/>
          <w:szCs w:val="40"/>
        </w:rPr>
        <w:t>3. Creating Your Character</w:t>
      </w:r>
      <w:bookmarkEnd w:id="21"/>
    </w:p>
    <w:p w14:paraId="460EE703" w14:textId="77777777" w:rsidR="00882086" w:rsidRDefault="00000000">
      <w:pPr>
        <w:spacing w:after="120"/>
      </w:pPr>
      <w:r>
        <w:rPr>
          <w:b/>
          <w:bCs/>
        </w:rPr>
        <w:t xml:space="preserve">Your first Constellation is yourself. </w:t>
      </w:r>
      <w:r>
        <w:t>Ancestry, Bloodline, and Culture merge into one sky (your Origin Constellation). Your history literally builds your starting Attributes.</w:t>
      </w:r>
    </w:p>
    <w:p w14:paraId="44C12F3D" w14:textId="77777777" w:rsidR="00882086" w:rsidRDefault="00000000">
      <w:pPr>
        <w:spacing w:before="120" w:after="120"/>
        <w:jc w:val="center"/>
      </w:pPr>
      <w:r>
        <w:rPr>
          <w:noProof/>
        </w:rPr>
        <w:drawing>
          <wp:inline distT="0" distB="0" distL="0" distR="0" wp14:anchorId="5A997491" wp14:editId="4C19B452">
            <wp:extent cx="6305550" cy="1552575"/>
            <wp:effectExtent l="0" t="0" r="0" b="0"/>
            <wp:docPr id="4" name="Picture 213373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33735575"/>
                    <pic:cNvPicPr>
                      <a:picLocks noChangeAspect="1" noChangeArrowheads="1"/>
                    </pic:cNvPicPr>
                  </pic:nvPicPr>
                  <pic:blipFill>
                    <a:blip r:embed="rId25"/>
                    <a:stretch>
                      <a:fillRect/>
                    </a:stretch>
                  </pic:blipFill>
                  <pic:spPr bwMode="auto">
                    <a:xfrm>
                      <a:off x="0" y="0"/>
                      <a:ext cx="6305550" cy="1552575"/>
                    </a:xfrm>
                    <a:prstGeom prst="rect">
                      <a:avLst/>
                    </a:prstGeom>
                  </pic:spPr>
                </pic:pic>
              </a:graphicData>
            </a:graphic>
          </wp:inline>
        </w:drawing>
      </w:r>
    </w:p>
    <w:p w14:paraId="423E0623" w14:textId="77777777" w:rsidR="00882086" w:rsidRDefault="00882086">
      <w:pPr>
        <w:spacing w:before="120" w:after="120"/>
        <w:rPr>
          <w:sz w:val="19"/>
          <w:szCs w:val="19"/>
        </w:rPr>
      </w:pPr>
    </w:p>
    <w:p w14:paraId="607E316C" w14:textId="77777777" w:rsidR="00882086" w:rsidRDefault="00000000">
      <w:pPr>
        <w:spacing w:before="120" w:after="120"/>
      </w:pPr>
      <w:r>
        <w:rPr>
          <w:sz w:val="19"/>
          <w:szCs w:val="19"/>
        </w:rPr>
        <w:t>Starwrought is a heroic fantasy game; every character begins Trained in Melee or Ranged, and in two of the four Defenses (Awareness, Evade, Guard, and Endure). However, there are many impactful choices to make: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45"/>
        <w:gridCol w:w="4420"/>
        <w:gridCol w:w="1863"/>
        <w:gridCol w:w="2042"/>
      </w:tblGrid>
      <w:tr w:rsidR="00882086" w14:paraId="2FF1DADA" w14:textId="77777777">
        <w:trPr>
          <w:cantSplit/>
          <w:tblHeader/>
        </w:trPr>
        <w:tc>
          <w:tcPr>
            <w:tcW w:w="1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43AEBBA" w14:textId="77777777" w:rsidR="00882086" w:rsidRDefault="00000000">
            <w:pPr>
              <w:spacing w:before="20" w:after="20"/>
            </w:pPr>
            <w:r>
              <w:rPr>
                <w:b/>
                <w:bCs/>
                <w:color w:val="FFFFFF"/>
                <w:sz w:val="19"/>
                <w:szCs w:val="19"/>
              </w:rPr>
              <w:t>Step</w:t>
            </w:r>
          </w:p>
        </w:tc>
        <w:tc>
          <w:tcPr>
            <w:tcW w:w="44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3722333" w14:textId="77777777" w:rsidR="00882086" w:rsidRDefault="00000000">
            <w:pPr>
              <w:spacing w:before="20" w:after="20"/>
            </w:pPr>
            <w:r>
              <w:rPr>
                <w:b/>
                <w:bCs/>
                <w:color w:val="FFFFFF"/>
                <w:sz w:val="19"/>
                <w:szCs w:val="19"/>
              </w:rPr>
              <w:t>You choose…</w:t>
            </w:r>
          </w:p>
        </w:tc>
        <w:tc>
          <w:tcPr>
            <w:tcW w:w="186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CBD3332" w14:textId="77777777" w:rsidR="00882086" w:rsidRDefault="00000000">
            <w:pPr>
              <w:spacing w:before="20" w:after="20"/>
              <w:rPr>
                <w:b/>
                <w:bCs/>
                <w:color w:val="FFFFFF"/>
                <w:sz w:val="19"/>
                <w:szCs w:val="19"/>
              </w:rPr>
            </w:pPr>
            <w:r>
              <w:rPr>
                <w:b/>
                <w:bCs/>
                <w:color w:val="FFFFFF"/>
                <w:sz w:val="19"/>
                <w:szCs w:val="19"/>
              </w:rPr>
              <w:t>You get…</w:t>
            </w:r>
          </w:p>
        </w:tc>
        <w:tc>
          <w:tcPr>
            <w:tcW w:w="204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61CC92" w14:textId="77777777" w:rsidR="00882086" w:rsidRDefault="00000000">
            <w:pPr>
              <w:spacing w:before="20" w:after="20"/>
            </w:pPr>
            <w:r>
              <w:rPr>
                <w:b/>
                <w:bCs/>
                <w:color w:val="FFFFFF"/>
                <w:sz w:val="19"/>
                <w:szCs w:val="19"/>
              </w:rPr>
              <w:t>Talent Points</w:t>
            </w:r>
          </w:p>
        </w:tc>
      </w:tr>
      <w:tr w:rsidR="00882086" w14:paraId="61B3CD20"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65A08E" w14:textId="77777777" w:rsidR="00882086" w:rsidRDefault="00000000">
            <w:pPr>
              <w:spacing w:before="20" w:after="20"/>
            </w:pPr>
            <w:r>
              <w:rPr>
                <w:sz w:val="19"/>
                <w:szCs w:val="19"/>
              </w:rPr>
              <w:t>1. Ancestry</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CD4CBE" w14:textId="77777777" w:rsidR="00882086" w:rsidRDefault="00000000">
            <w:pPr>
              <w:spacing w:before="20" w:after="20"/>
            </w:pPr>
            <w:r>
              <w:rPr>
                <w:sz w:val="19"/>
                <w:szCs w:val="19"/>
              </w:rPr>
              <w:t>…Your body and blood. This forms the core of your Origin Constellation and gives you starting Vigor, Speed, and unique characteristics (e.g., keen eyes).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C05D0E5" w14:textId="77777777" w:rsidR="00882086" w:rsidRDefault="00000000">
            <w:pPr>
              <w:spacing w:before="20" w:after="20"/>
              <w:rPr>
                <w:sz w:val="19"/>
                <w:szCs w:val="19"/>
              </w:rPr>
            </w:pPr>
            <w:r>
              <w:rPr>
                <w:sz w:val="19"/>
                <w:szCs w:val="19"/>
              </w:rPr>
              <w:t>…Vigor per level, Size, Speed, and 1 Special Ability.</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2B99B0" w14:textId="77777777" w:rsidR="00882086" w:rsidRDefault="00000000">
            <w:pPr>
              <w:spacing w:before="20" w:after="20"/>
            </w:pPr>
            <w:r>
              <w:rPr>
                <w:sz w:val="19"/>
                <w:szCs w:val="19"/>
              </w:rPr>
              <w:t>1 Origin (your Ancestry’s root Talent)</w:t>
            </w:r>
          </w:p>
        </w:tc>
      </w:tr>
      <w:tr w:rsidR="00882086" w14:paraId="362A8709"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D13CCF" w14:textId="77777777" w:rsidR="00882086" w:rsidRDefault="00000000">
            <w:pPr>
              <w:spacing w:before="20" w:after="20"/>
            </w:pPr>
            <w:r>
              <w:rPr>
                <w:sz w:val="19"/>
                <w:szCs w:val="19"/>
              </w:rPr>
              <w:t>2. Bloodline</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16B886" w14:textId="77777777" w:rsidR="00882086" w:rsidRDefault="00000000">
            <w:pPr>
              <w:spacing w:before="20" w:after="20"/>
            </w:pPr>
            <w:r>
              <w:rPr>
                <w:sz w:val="19"/>
                <w:szCs w:val="19"/>
              </w:rPr>
              <w:t>…Your lineage. This adds a branch to your Origin Constellation and gives you additional unique characteristics.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1B1D907" w14:textId="77777777" w:rsidR="00882086" w:rsidRDefault="00000000">
            <w:pPr>
              <w:spacing w:before="20" w:after="20"/>
              <w:rPr>
                <w:sz w:val="19"/>
                <w:szCs w:val="19"/>
              </w:rPr>
            </w:pPr>
            <w:r>
              <w:rPr>
                <w:sz w:val="19"/>
                <w:szCs w:val="19"/>
              </w:rPr>
              <w:t>…1 Special Ability.</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DFAE33" w14:textId="77777777" w:rsidR="00882086" w:rsidRDefault="00000000">
            <w:pPr>
              <w:spacing w:before="20" w:after="20"/>
            </w:pPr>
            <w:r>
              <w:rPr>
                <w:sz w:val="19"/>
                <w:szCs w:val="19"/>
              </w:rPr>
              <w:t>1 Origin (your Bloodline’s root Talent)</w:t>
            </w:r>
          </w:p>
        </w:tc>
      </w:tr>
      <w:tr w:rsidR="00882086" w14:paraId="3B91D9A2"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88B3A11" w14:textId="77777777" w:rsidR="00882086" w:rsidRDefault="00000000">
            <w:pPr>
              <w:spacing w:before="20" w:after="20"/>
            </w:pPr>
            <w:r>
              <w:rPr>
                <w:sz w:val="19"/>
                <w:szCs w:val="19"/>
              </w:rPr>
              <w:t>3. Culture</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3F50D4" w14:textId="77777777" w:rsidR="00882086" w:rsidRDefault="00000000">
            <w:pPr>
              <w:spacing w:before="20" w:after="20"/>
            </w:pPr>
            <w:r>
              <w:rPr>
                <w:sz w:val="19"/>
                <w:szCs w:val="19"/>
              </w:rPr>
              <w:t>…Where you were raised. This adds a branch to your Origin Constellation and gives you additional customization options.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0CA6C4" w14:textId="77777777" w:rsidR="00882086" w:rsidRDefault="00000000">
            <w:pPr>
              <w:spacing w:before="20" w:after="20"/>
              <w:rPr>
                <w:sz w:val="19"/>
                <w:szCs w:val="19"/>
              </w:rPr>
            </w:pPr>
            <w:r>
              <w:rPr>
                <w:sz w:val="19"/>
                <w:szCs w:val="19"/>
              </w:rPr>
              <w:t>…Starting language(s), and a bonus to Diplomacy checks with those who share your Culture.</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666732" w14:textId="77777777" w:rsidR="00882086" w:rsidRDefault="00000000">
            <w:pPr>
              <w:spacing w:before="20" w:after="20"/>
              <w:rPr>
                <w:sz w:val="19"/>
                <w:szCs w:val="19"/>
              </w:rPr>
            </w:pPr>
            <w:r>
              <w:rPr>
                <w:sz w:val="19"/>
                <w:szCs w:val="19"/>
              </w:rPr>
              <w:t>1 Origin (your Culture’s Root Talent)</w:t>
            </w:r>
          </w:p>
        </w:tc>
      </w:tr>
      <w:tr w:rsidR="00882086" w14:paraId="397F91FD"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6E7FA" w14:textId="77777777" w:rsidR="00882086" w:rsidRDefault="00000000">
            <w:pPr>
              <w:spacing w:before="20" w:after="20"/>
            </w:pPr>
            <w:r>
              <w:rPr>
                <w:sz w:val="19"/>
                <w:szCs w:val="19"/>
              </w:rPr>
              <w:t>4. Background</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0E50A3" w14:textId="77777777" w:rsidR="00882086" w:rsidRDefault="00000000">
            <w:pPr>
              <w:spacing w:before="20" w:after="20"/>
            </w:pPr>
            <w:r>
              <w:rPr>
                <w:sz w:val="19"/>
                <w:szCs w:val="19"/>
              </w:rPr>
              <w:t>…Your trade. This grants 1 Lore Talent Point and 2 Skill Talent Points.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A386FDC"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27FAF4" w14:textId="77777777" w:rsidR="00882086" w:rsidRDefault="00000000">
            <w:pPr>
              <w:spacing w:before="20" w:after="20"/>
              <w:rPr>
                <w:sz w:val="19"/>
                <w:szCs w:val="19"/>
              </w:rPr>
            </w:pPr>
            <w:r>
              <w:rPr>
                <w:sz w:val="19"/>
                <w:szCs w:val="19"/>
              </w:rPr>
              <w:t>1 Lore</w:t>
            </w:r>
          </w:p>
          <w:p w14:paraId="42D326AD" w14:textId="77777777" w:rsidR="00882086" w:rsidRDefault="00000000">
            <w:pPr>
              <w:spacing w:before="20" w:after="20"/>
            </w:pPr>
            <w:r>
              <w:t>2 Skill</w:t>
            </w:r>
          </w:p>
        </w:tc>
      </w:tr>
      <w:tr w:rsidR="00882086" w14:paraId="492EDD33"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107A43" w14:textId="77777777" w:rsidR="00882086" w:rsidRDefault="00000000">
            <w:pPr>
              <w:spacing w:before="20" w:after="20"/>
            </w:pPr>
            <w:r>
              <w:rPr>
                <w:sz w:val="19"/>
                <w:szCs w:val="19"/>
              </w:rPr>
              <w:t>5. Calling</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2F5700" w14:textId="77777777" w:rsidR="00882086" w:rsidRDefault="00000000">
            <w:pPr>
              <w:spacing w:before="20" w:after="20"/>
            </w:pPr>
            <w:r>
              <w:rPr>
                <w:sz w:val="19"/>
                <w:szCs w:val="19"/>
              </w:rPr>
              <w:t>…Your adventuring identity. This adds special techniques such as casting spells, entering a barbarian rage, sneak attacking, etc.</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8295BCF"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B418F8" w14:textId="77777777" w:rsidR="00882086" w:rsidRDefault="00000000">
            <w:pPr>
              <w:spacing w:before="20" w:after="20"/>
            </w:pPr>
            <w:r>
              <w:rPr>
                <w:sz w:val="19"/>
                <w:szCs w:val="19"/>
              </w:rPr>
              <w:t>1 Calling</w:t>
            </w:r>
          </w:p>
        </w:tc>
      </w:tr>
      <w:tr w:rsidR="00882086" w14:paraId="6C717FB9"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E8D814" w14:textId="77777777" w:rsidR="00882086" w:rsidRDefault="00000000">
            <w:pPr>
              <w:spacing w:before="20" w:after="20"/>
              <w:rPr>
                <w:sz w:val="19"/>
                <w:szCs w:val="19"/>
              </w:rPr>
            </w:pPr>
            <w:r>
              <w:rPr>
                <w:sz w:val="19"/>
                <w:szCs w:val="19"/>
              </w:rPr>
              <w:t>6. Defenses</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B635FA" w14:textId="77777777" w:rsidR="00882086" w:rsidRDefault="00000000">
            <w:pPr>
              <w:spacing w:before="20" w:after="20"/>
              <w:rPr>
                <w:sz w:val="19"/>
                <w:szCs w:val="19"/>
              </w:rPr>
            </w:pPr>
            <w:r>
              <w:rPr>
                <w:sz w:val="19"/>
                <w:szCs w:val="19"/>
              </w:rPr>
              <w:t>…Your defensive posture (</w:t>
            </w:r>
            <w:r>
              <w:rPr>
                <w:i/>
                <w:iCs/>
                <w:sz w:val="19"/>
                <w:szCs w:val="19"/>
              </w:rPr>
              <w:t>Awareness</w:t>
            </w:r>
            <w:r>
              <w:rPr>
                <w:sz w:val="19"/>
                <w:szCs w:val="19"/>
              </w:rPr>
              <w:t xml:space="preserve">, </w:t>
            </w:r>
            <w:r>
              <w:rPr>
                <w:i/>
                <w:iCs/>
                <w:sz w:val="19"/>
                <w:szCs w:val="19"/>
              </w:rPr>
              <w:t>Evade</w:t>
            </w:r>
            <w:r>
              <w:rPr>
                <w:sz w:val="19"/>
                <w:szCs w:val="19"/>
              </w:rPr>
              <w:t xml:space="preserve">, </w:t>
            </w:r>
            <w:r>
              <w:rPr>
                <w:i/>
                <w:iCs/>
                <w:sz w:val="19"/>
                <w:szCs w:val="19"/>
              </w:rPr>
              <w:t>Guard</w:t>
            </w:r>
            <w:r>
              <w:rPr>
                <w:sz w:val="19"/>
                <w:szCs w:val="19"/>
              </w:rPr>
              <w:t xml:space="preserve">, and </w:t>
            </w:r>
            <w:r>
              <w:rPr>
                <w:i/>
                <w:iCs/>
                <w:sz w:val="19"/>
                <w:szCs w:val="19"/>
              </w:rPr>
              <w:t>Endure</w:t>
            </w:r>
            <w:r>
              <w:rPr>
                <w:sz w:val="19"/>
                <w:szCs w:val="19"/>
              </w:rPr>
              <w:t>).</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941B94D"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6E6DA8" w14:textId="77777777" w:rsidR="00882086" w:rsidRDefault="00000000">
            <w:pPr>
              <w:spacing w:before="20" w:after="20"/>
              <w:rPr>
                <w:sz w:val="19"/>
                <w:szCs w:val="19"/>
              </w:rPr>
            </w:pPr>
            <w:r>
              <w:rPr>
                <w:sz w:val="19"/>
                <w:szCs w:val="19"/>
              </w:rPr>
              <w:t>1 Defense</w:t>
            </w:r>
          </w:p>
        </w:tc>
      </w:tr>
      <w:tr w:rsidR="00882086" w14:paraId="2C74EBDF"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3DD72A" w14:textId="77777777" w:rsidR="00882086" w:rsidRDefault="00000000">
            <w:pPr>
              <w:spacing w:before="20" w:after="20"/>
            </w:pPr>
            <w:r>
              <w:rPr>
                <w:sz w:val="19"/>
                <w:szCs w:val="19"/>
              </w:rPr>
              <w:lastRenderedPageBreak/>
              <w:t>7. Comets</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7442F2" w14:textId="77777777" w:rsidR="00882086" w:rsidRDefault="00000000">
            <w:pPr>
              <w:spacing w:before="20" w:after="20"/>
            </w:pPr>
            <w:r>
              <w:rPr>
                <w:sz w:val="19"/>
                <w:szCs w:val="19"/>
              </w:rPr>
              <w:t>…Comets, which are Talent Points that can be used for any purpose (as long as you still meet the prerequisite).</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B390BD6"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880D5A" w14:textId="77777777" w:rsidR="00882086" w:rsidRDefault="00000000">
            <w:pPr>
              <w:spacing w:before="20" w:after="20"/>
            </w:pPr>
            <w:r>
              <w:rPr>
                <w:sz w:val="19"/>
                <w:szCs w:val="19"/>
              </w:rPr>
              <w:t>3 Comets</w:t>
            </w:r>
          </w:p>
        </w:tc>
      </w:tr>
    </w:tbl>
    <w:p w14:paraId="1C898A01" w14:textId="77777777" w:rsidR="00882086" w:rsidRDefault="00000000">
      <w:pPr>
        <w:pStyle w:val="Heading2"/>
        <w:keepNext/>
        <w:spacing w:before="240" w:after="120"/>
      </w:pPr>
      <w:bookmarkStart w:id="22" w:name="_Toc241476589"/>
      <w:r>
        <w:rPr>
          <w:rFonts w:eastAsia="Georgia"/>
          <w:b/>
          <w:bCs/>
          <w:color w:val="E2703A"/>
          <w:sz w:val="28"/>
          <w:szCs w:val="28"/>
        </w:rPr>
        <w:t>Ancestries &amp; Bloodlines</w:t>
      </w:r>
      <w:bookmarkEnd w:id="22"/>
    </w:p>
    <w:p w14:paraId="6380007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Ancestries-At-A-Glance</w:t>
      </w:r>
    </w:p>
    <w:tbl>
      <w:tblPr>
        <w:tblStyle w:val="TableGrid"/>
        <w:tblW w:w="10070" w:type="dxa"/>
        <w:tblLayout w:type="fixed"/>
        <w:tblLook w:val="04A0" w:firstRow="1" w:lastRow="0" w:firstColumn="1" w:lastColumn="0" w:noHBand="0" w:noVBand="1"/>
      </w:tblPr>
      <w:tblGrid>
        <w:gridCol w:w="1818"/>
        <w:gridCol w:w="1582"/>
        <w:gridCol w:w="1725"/>
        <w:gridCol w:w="1716"/>
        <w:gridCol w:w="1755"/>
        <w:gridCol w:w="1474"/>
      </w:tblGrid>
      <w:tr w:rsidR="00882086" w14:paraId="0A731047" w14:textId="77777777">
        <w:tc>
          <w:tcPr>
            <w:tcW w:w="1817" w:type="dxa"/>
          </w:tcPr>
          <w:p w14:paraId="409F70C2" w14:textId="77777777" w:rsidR="00882086" w:rsidRDefault="00000000">
            <w:pPr>
              <w:spacing w:after="120"/>
              <w:rPr>
                <w:b/>
                <w:bCs/>
              </w:rPr>
            </w:pPr>
            <w:r>
              <w:rPr>
                <w:b/>
                <w:bCs/>
              </w:rPr>
              <w:t>Ancestry</w:t>
            </w:r>
          </w:p>
        </w:tc>
        <w:tc>
          <w:tcPr>
            <w:tcW w:w="1582" w:type="dxa"/>
          </w:tcPr>
          <w:p w14:paraId="3FB5A8E7" w14:textId="77777777" w:rsidR="00882086" w:rsidRDefault="00000000">
            <w:pPr>
              <w:spacing w:after="120"/>
              <w:rPr>
                <w:b/>
                <w:bCs/>
              </w:rPr>
            </w:pPr>
            <w:r>
              <w:t>Vigor</w:t>
            </w:r>
            <w:r>
              <w:rPr>
                <w:b/>
                <w:bCs/>
              </w:rPr>
              <w:t>/lvl</w:t>
            </w:r>
          </w:p>
        </w:tc>
        <w:tc>
          <w:tcPr>
            <w:tcW w:w="1725" w:type="dxa"/>
          </w:tcPr>
          <w:p w14:paraId="371D8B5F" w14:textId="77777777" w:rsidR="00882086" w:rsidRDefault="00000000">
            <w:pPr>
              <w:spacing w:after="120"/>
              <w:rPr>
                <w:b/>
                <w:bCs/>
              </w:rPr>
            </w:pPr>
            <w:r>
              <w:rPr>
                <w:b/>
                <w:bCs/>
              </w:rPr>
              <w:t>Size</w:t>
            </w:r>
          </w:p>
        </w:tc>
        <w:tc>
          <w:tcPr>
            <w:tcW w:w="1716" w:type="dxa"/>
          </w:tcPr>
          <w:p w14:paraId="0378931B" w14:textId="77777777" w:rsidR="00882086" w:rsidRDefault="00000000">
            <w:pPr>
              <w:spacing w:after="120"/>
              <w:rPr>
                <w:b/>
                <w:bCs/>
              </w:rPr>
            </w:pPr>
            <w:r>
              <w:rPr>
                <w:b/>
                <w:bCs/>
              </w:rPr>
              <w:t>Speed</w:t>
            </w:r>
          </w:p>
        </w:tc>
        <w:tc>
          <w:tcPr>
            <w:tcW w:w="1755" w:type="dxa"/>
          </w:tcPr>
          <w:p w14:paraId="43B0333F" w14:textId="77777777" w:rsidR="00882086" w:rsidRDefault="00000000">
            <w:pPr>
              <w:spacing w:after="120"/>
              <w:rPr>
                <w:b/>
                <w:bCs/>
              </w:rPr>
            </w:pPr>
            <w:r>
              <w:rPr>
                <w:b/>
                <w:bCs/>
              </w:rPr>
              <w:t>Special Ability</w:t>
            </w:r>
          </w:p>
        </w:tc>
        <w:tc>
          <w:tcPr>
            <w:tcW w:w="1474" w:type="dxa"/>
          </w:tcPr>
          <w:p w14:paraId="59AAD9D1" w14:textId="77777777" w:rsidR="00882086" w:rsidRDefault="00000000">
            <w:pPr>
              <w:spacing w:after="120"/>
              <w:rPr>
                <w:b/>
                <w:bCs/>
              </w:rPr>
            </w:pPr>
            <w:r>
              <w:rPr>
                <w:b/>
                <w:bCs/>
              </w:rPr>
              <w:t>Key Attribute</w:t>
            </w:r>
          </w:p>
        </w:tc>
      </w:tr>
      <w:tr w:rsidR="00882086" w14:paraId="68B988FF" w14:textId="77777777">
        <w:tc>
          <w:tcPr>
            <w:tcW w:w="1817" w:type="dxa"/>
          </w:tcPr>
          <w:p w14:paraId="7B44361A" w14:textId="77777777" w:rsidR="00882086" w:rsidRDefault="00000000">
            <w:pPr>
              <w:spacing w:after="120"/>
            </w:pPr>
            <w:r>
              <w:t>Human</w:t>
            </w:r>
          </w:p>
        </w:tc>
        <w:tc>
          <w:tcPr>
            <w:tcW w:w="1582" w:type="dxa"/>
          </w:tcPr>
          <w:p w14:paraId="02DC7A23" w14:textId="77777777" w:rsidR="00882086" w:rsidRDefault="00000000">
            <w:pPr>
              <w:spacing w:after="120"/>
            </w:pPr>
            <w:r>
              <w:t>8</w:t>
            </w:r>
          </w:p>
        </w:tc>
        <w:tc>
          <w:tcPr>
            <w:tcW w:w="1725" w:type="dxa"/>
          </w:tcPr>
          <w:p w14:paraId="5F463966" w14:textId="77777777" w:rsidR="00882086" w:rsidRDefault="00000000">
            <w:pPr>
              <w:spacing w:after="120"/>
            </w:pPr>
            <w:r>
              <w:t>Medium</w:t>
            </w:r>
          </w:p>
        </w:tc>
        <w:tc>
          <w:tcPr>
            <w:tcW w:w="1716" w:type="dxa"/>
          </w:tcPr>
          <w:p w14:paraId="2414F01A" w14:textId="77777777" w:rsidR="00882086" w:rsidRDefault="00000000">
            <w:pPr>
              <w:spacing w:after="120"/>
            </w:pPr>
            <w:r>
              <w:t>6 ft</w:t>
            </w:r>
          </w:p>
        </w:tc>
        <w:tc>
          <w:tcPr>
            <w:tcW w:w="1755" w:type="dxa"/>
          </w:tcPr>
          <w:p w14:paraId="524BCB18" w14:textId="77777777" w:rsidR="00882086" w:rsidRDefault="00000000">
            <w:pPr>
              <w:spacing w:after="120"/>
            </w:pPr>
            <w:r>
              <w:t>Bonus to Aid</w:t>
            </w:r>
          </w:p>
        </w:tc>
        <w:tc>
          <w:tcPr>
            <w:tcW w:w="1474" w:type="dxa"/>
          </w:tcPr>
          <w:p w14:paraId="40BB33A8" w14:textId="77777777" w:rsidR="00882086" w:rsidRDefault="00000000">
            <w:pPr>
              <w:spacing w:after="120"/>
            </w:pPr>
            <w:r>
              <w:t>Presence</w:t>
            </w:r>
          </w:p>
        </w:tc>
      </w:tr>
    </w:tbl>
    <w:p w14:paraId="30C99E17" w14:textId="77777777" w:rsidR="00882086" w:rsidRDefault="00882086">
      <w:pPr>
        <w:spacing w:after="120"/>
      </w:pPr>
    </w:p>
    <w:p w14:paraId="41C2B112" w14:textId="77777777" w:rsidR="00882086" w:rsidRDefault="00000000">
      <w:pPr>
        <w:pStyle w:val="Heading3"/>
        <w:keepNext/>
        <w:spacing w:before="180" w:after="100"/>
      </w:pPr>
      <w:r>
        <w:rPr>
          <w:rFonts w:eastAsia="Georgia"/>
          <w:b/>
          <w:bCs/>
          <w:color w:val="1D2A32"/>
          <w:sz w:val="23"/>
          <w:szCs w:val="23"/>
        </w:rPr>
        <w:t xml:space="preserve">Human: </w:t>
      </w:r>
      <w:r>
        <w:rPr>
          <w:rFonts w:eastAsia="Georgia"/>
          <w:color w:val="1D2A32"/>
          <w:sz w:val="23"/>
          <w:szCs w:val="23"/>
        </w:rPr>
        <w:t>Vigor 8</w:t>
      </w:r>
      <w:r>
        <w:rPr>
          <w:rFonts w:eastAsia="Georgia"/>
          <w:b/>
          <w:bCs/>
          <w:color w:val="1D2A32"/>
          <w:sz w:val="23"/>
          <w:szCs w:val="23"/>
        </w:rPr>
        <w:t xml:space="preserve"> • </w:t>
      </w:r>
      <w:r>
        <w:rPr>
          <w:rFonts w:eastAsia="Georgia"/>
          <w:color w:val="1D2A32"/>
          <w:sz w:val="23"/>
          <w:szCs w:val="23"/>
        </w:rPr>
        <w:t>Speed 6 ft</w:t>
      </w:r>
      <w:r>
        <w:rPr>
          <w:rFonts w:eastAsia="Georgia"/>
          <w:b/>
          <w:bCs/>
          <w:color w:val="1D2A32"/>
          <w:sz w:val="23"/>
          <w:szCs w:val="23"/>
        </w:rPr>
        <w:t xml:space="preserve"> • Bonus to Aid • Presence</w:t>
      </w:r>
    </w:p>
    <w:p w14:paraId="650FDBC6" w14:textId="77777777" w:rsidR="00882086" w:rsidRDefault="00000000">
      <w:pPr>
        <w:spacing w:after="120"/>
      </w:pPr>
      <w:r>
        <w:rPr>
          <w:i/>
          <w:iCs/>
          <w:color w:val="0E5F6B"/>
          <w:sz w:val="20"/>
          <w:szCs w:val="20"/>
        </w:rPr>
        <w:t>Humans are restless, adaptable, and ambitious, at home anywhere and finished nowhere.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797"/>
        <w:gridCol w:w="6563"/>
      </w:tblGrid>
      <w:tr w:rsidR="00882086" w14:paraId="51CD48FC" w14:textId="77777777">
        <w:trPr>
          <w:cantSplit/>
          <w:tblHeader/>
        </w:trPr>
        <w:tc>
          <w:tcPr>
            <w:tcW w:w="27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C6F2BC6" w14:textId="77777777" w:rsidR="00882086" w:rsidRDefault="00000000">
            <w:pPr>
              <w:spacing w:before="20" w:after="20"/>
            </w:pPr>
            <w:r>
              <w:rPr>
                <w:b/>
                <w:bCs/>
                <w:color w:val="FFFFFF"/>
                <w:sz w:val="19"/>
                <w:szCs w:val="19"/>
              </w:rPr>
              <w:t>Bloodline (choose one; root granted free)</w:t>
            </w:r>
          </w:p>
        </w:tc>
        <w:tc>
          <w:tcPr>
            <w:tcW w:w="65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EF1389" w14:textId="77777777" w:rsidR="00882086" w:rsidRDefault="00000000">
            <w:pPr>
              <w:spacing w:before="20" w:after="20"/>
            </w:pPr>
            <w:r>
              <w:rPr>
                <w:b/>
                <w:bCs/>
                <w:color w:val="FFFFFF"/>
                <w:sz w:val="19"/>
                <w:szCs w:val="19"/>
              </w:rPr>
              <w:t>Grants</w:t>
            </w:r>
          </w:p>
        </w:tc>
      </w:tr>
      <w:tr w:rsidR="00882086" w14:paraId="08FB17AA" w14:textId="77777777">
        <w:trPr>
          <w:cantSplit/>
        </w:trPr>
        <w:tc>
          <w:tcPr>
            <w:tcW w:w="27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75B9B2" w14:textId="77777777" w:rsidR="00882086" w:rsidRDefault="00000000">
            <w:pPr>
              <w:spacing w:before="20" w:after="20"/>
            </w:pPr>
            <w:r>
              <w:rPr>
                <w:b/>
                <w:bCs/>
                <w:sz w:val="19"/>
                <w:szCs w:val="19"/>
              </w:rPr>
              <w:t>Torchbearer Human (Presence)</w:t>
            </w:r>
          </w:p>
        </w:tc>
        <w:tc>
          <w:tcPr>
            <w:tcW w:w="6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61CCCF" w14:textId="77777777" w:rsidR="00882086" w:rsidRDefault="00000000">
            <w:pPr>
              <w:spacing w:before="20" w:after="20"/>
            </w:pPr>
            <w:r>
              <w:rPr>
                <w:sz w:val="19"/>
                <w:szCs w:val="19"/>
              </w:rPr>
              <w:t>You gain a +2 Situation bonus to checks to rally, reassure, or embolden others, and allies within 15 feet gain a +1 Situation bonus to checks against fear while they can see or hear you.</w:t>
            </w:r>
          </w:p>
        </w:tc>
      </w:tr>
      <w:tr w:rsidR="00882086" w14:paraId="52980A24" w14:textId="77777777">
        <w:trPr>
          <w:cantSplit/>
        </w:trPr>
        <w:tc>
          <w:tcPr>
            <w:tcW w:w="27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C78EFB" w14:textId="77777777" w:rsidR="00882086" w:rsidRDefault="00000000">
            <w:pPr>
              <w:spacing w:before="20" w:after="20"/>
            </w:pPr>
            <w:r>
              <w:rPr>
                <w:b/>
                <w:bCs/>
                <w:sz w:val="19"/>
                <w:szCs w:val="19"/>
              </w:rPr>
              <w:t>Versatile Human (Wits)</w:t>
            </w:r>
          </w:p>
        </w:tc>
        <w:tc>
          <w:tcPr>
            <w:tcW w:w="6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C4EBD5" w14:textId="77777777" w:rsidR="00882086" w:rsidRDefault="00000000">
            <w:pPr>
              <w:spacing w:before="20" w:after="20"/>
            </w:pPr>
            <w:r>
              <w:rPr>
                <w:sz w:val="19"/>
                <w:szCs w:val="19"/>
              </w:rPr>
              <w:t>You gain 1 Opening Talent Point.</w:t>
            </w:r>
          </w:p>
        </w:tc>
      </w:tr>
    </w:tbl>
    <w:p w14:paraId="2DC9F706" w14:textId="77777777" w:rsidR="00882086" w:rsidRDefault="00000000">
      <w:pPr>
        <w:pStyle w:val="Heading2"/>
        <w:keepNext/>
        <w:spacing w:before="240" w:after="120"/>
      </w:pPr>
      <w:bookmarkStart w:id="23" w:name="_Toc241476590"/>
      <w:r>
        <w:rPr>
          <w:rFonts w:eastAsia="Georgia"/>
          <w:b/>
          <w:bCs/>
          <w:color w:val="E2703A"/>
          <w:sz w:val="28"/>
          <w:szCs w:val="28"/>
        </w:rPr>
        <w:t>Cultures</w:t>
      </w:r>
      <w:bookmarkEnd w:id="23"/>
    </w:p>
    <w:p w14:paraId="381662E5" w14:textId="77777777" w:rsidR="00882086" w:rsidRDefault="00000000">
      <w:pPr>
        <w:spacing w:after="120"/>
      </w:pPr>
      <w:r>
        <w:t>Culture is deliberately separate from Ancestry: an orc raised among Varisians is simply both. Choosing a Culture grants its root free, which always consists of a language (you can embrace or reject your Culture, but you can’t unlearn its language), and a scaled bonus to Diplomacy checks toward those who share your Culture.</w:t>
      </w:r>
    </w:p>
    <w:p w14:paraId="4DDCAA2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Cultures-At-A-Glance</w:t>
      </w:r>
    </w:p>
    <w:tbl>
      <w:tblPr>
        <w:tblStyle w:val="TableGrid"/>
        <w:tblW w:w="9445" w:type="dxa"/>
        <w:tblLayout w:type="fixed"/>
        <w:tblLook w:val="04A0" w:firstRow="1" w:lastRow="0" w:firstColumn="1" w:lastColumn="0" w:noHBand="0" w:noVBand="1"/>
      </w:tblPr>
      <w:tblGrid>
        <w:gridCol w:w="1821"/>
        <w:gridCol w:w="1582"/>
        <w:gridCol w:w="1471"/>
        <w:gridCol w:w="4571"/>
      </w:tblGrid>
      <w:tr w:rsidR="00882086" w14:paraId="7F7B49F1" w14:textId="77777777">
        <w:tc>
          <w:tcPr>
            <w:tcW w:w="1820" w:type="dxa"/>
          </w:tcPr>
          <w:p w14:paraId="2577A402" w14:textId="77777777" w:rsidR="00882086" w:rsidRDefault="00000000">
            <w:pPr>
              <w:spacing w:after="120"/>
              <w:rPr>
                <w:b/>
                <w:bCs/>
              </w:rPr>
            </w:pPr>
            <w:r>
              <w:rPr>
                <w:b/>
                <w:bCs/>
              </w:rPr>
              <w:t>Culture</w:t>
            </w:r>
          </w:p>
        </w:tc>
        <w:tc>
          <w:tcPr>
            <w:tcW w:w="1582" w:type="dxa"/>
          </w:tcPr>
          <w:p w14:paraId="79DBA967" w14:textId="77777777" w:rsidR="00882086" w:rsidRDefault="00000000">
            <w:pPr>
              <w:spacing w:after="120"/>
              <w:rPr>
                <w:b/>
                <w:bCs/>
              </w:rPr>
            </w:pPr>
            <w:r>
              <w:rPr>
                <w:b/>
                <w:bCs/>
              </w:rPr>
              <w:t>Language(s)</w:t>
            </w:r>
          </w:p>
        </w:tc>
        <w:tc>
          <w:tcPr>
            <w:tcW w:w="1471" w:type="dxa"/>
          </w:tcPr>
          <w:p w14:paraId="7AFEDBF6" w14:textId="77777777" w:rsidR="00882086" w:rsidRDefault="00000000">
            <w:pPr>
              <w:spacing w:after="120"/>
              <w:rPr>
                <w:b/>
                <w:bCs/>
              </w:rPr>
            </w:pPr>
            <w:r>
              <w:rPr>
                <w:b/>
                <w:bCs/>
              </w:rPr>
              <w:t>Key Attribute</w:t>
            </w:r>
          </w:p>
        </w:tc>
        <w:tc>
          <w:tcPr>
            <w:tcW w:w="4571" w:type="dxa"/>
          </w:tcPr>
          <w:p w14:paraId="1E495CD6" w14:textId="77777777" w:rsidR="00882086" w:rsidRDefault="00000000">
            <w:pPr>
              <w:spacing w:after="120"/>
              <w:rPr>
                <w:b/>
                <w:bCs/>
              </w:rPr>
            </w:pPr>
            <w:r>
              <w:rPr>
                <w:b/>
                <w:bCs/>
              </w:rPr>
              <w:t>Scaled Bonus</w:t>
            </w:r>
          </w:p>
        </w:tc>
      </w:tr>
      <w:tr w:rsidR="00882086" w14:paraId="4B3C31E8" w14:textId="77777777">
        <w:tc>
          <w:tcPr>
            <w:tcW w:w="1820" w:type="dxa"/>
          </w:tcPr>
          <w:p w14:paraId="37D09857" w14:textId="77777777" w:rsidR="00882086" w:rsidRDefault="00000000">
            <w:pPr>
              <w:spacing w:after="120"/>
            </w:pPr>
            <w:r>
              <w:t>Serrovane</w:t>
            </w:r>
          </w:p>
        </w:tc>
        <w:tc>
          <w:tcPr>
            <w:tcW w:w="1582" w:type="dxa"/>
          </w:tcPr>
          <w:p w14:paraId="587109C3" w14:textId="77777777" w:rsidR="00882086" w:rsidRDefault="00000000">
            <w:pPr>
              <w:spacing w:after="120"/>
            </w:pPr>
            <w:r>
              <w:t>Serrovine</w:t>
            </w:r>
          </w:p>
          <w:p w14:paraId="0390549C" w14:textId="77777777" w:rsidR="00882086" w:rsidRDefault="00000000">
            <w:pPr>
              <w:spacing w:after="120"/>
            </w:pPr>
            <w:r>
              <w:t>Common</w:t>
            </w:r>
          </w:p>
        </w:tc>
        <w:tc>
          <w:tcPr>
            <w:tcW w:w="1471" w:type="dxa"/>
          </w:tcPr>
          <w:p w14:paraId="530AA52F" w14:textId="77777777" w:rsidR="00882086" w:rsidRDefault="00000000">
            <w:pPr>
              <w:spacing w:after="120"/>
            </w:pPr>
            <w:r>
              <w:t>Presence</w:t>
            </w:r>
          </w:p>
        </w:tc>
        <w:tc>
          <w:tcPr>
            <w:tcW w:w="4571" w:type="dxa"/>
          </w:tcPr>
          <w:p w14:paraId="5A6FE4F9" w14:textId="77777777" w:rsidR="00882086" w:rsidRDefault="00000000">
            <w:pPr>
              <w:spacing w:after="120"/>
            </w:pPr>
            <w:r>
              <w:rPr>
                <w:b/>
                <w:bCs/>
              </w:rPr>
              <w:t>Trained</w:t>
            </w:r>
            <w:r>
              <w:t xml:space="preserve"> in Origin Constellation: +1 Bonus to Diplomacy Checks toward those who share the same Culture.</w:t>
            </w:r>
          </w:p>
          <w:p w14:paraId="11B009B0" w14:textId="77777777" w:rsidR="00882086" w:rsidRDefault="00000000">
            <w:pPr>
              <w:spacing w:after="120"/>
            </w:pPr>
            <w:r>
              <w:rPr>
                <w:b/>
                <w:bCs/>
              </w:rPr>
              <w:t>Expert:</w:t>
            </w:r>
            <w:r>
              <w:t xml:space="preserve"> +2</w:t>
            </w:r>
          </w:p>
          <w:p w14:paraId="297067A0" w14:textId="77777777" w:rsidR="00882086" w:rsidRDefault="00000000">
            <w:pPr>
              <w:spacing w:after="120"/>
            </w:pPr>
            <w:r>
              <w:rPr>
                <w:b/>
                <w:bCs/>
              </w:rPr>
              <w:t>Master:</w:t>
            </w:r>
            <w:r>
              <w:t xml:space="preserve"> +3</w:t>
            </w:r>
          </w:p>
          <w:p w14:paraId="584431ED" w14:textId="77777777" w:rsidR="00882086" w:rsidRDefault="00000000">
            <w:pPr>
              <w:spacing w:after="120"/>
            </w:pPr>
            <w:r>
              <w:rPr>
                <w:b/>
                <w:bCs/>
              </w:rPr>
              <w:t>Legendary:</w:t>
            </w:r>
            <w:r>
              <w:t xml:space="preserve"> +4</w:t>
            </w:r>
          </w:p>
        </w:tc>
      </w:tr>
      <w:tr w:rsidR="00882086" w14:paraId="5BF67F15" w14:textId="77777777">
        <w:tc>
          <w:tcPr>
            <w:tcW w:w="1820" w:type="dxa"/>
          </w:tcPr>
          <w:p w14:paraId="5F535ED5" w14:textId="77777777" w:rsidR="00882086" w:rsidRDefault="00000000">
            <w:pPr>
              <w:spacing w:after="120"/>
            </w:pPr>
            <w:r>
              <w:t>Kestrel Reach</w:t>
            </w:r>
          </w:p>
        </w:tc>
        <w:tc>
          <w:tcPr>
            <w:tcW w:w="1582" w:type="dxa"/>
          </w:tcPr>
          <w:p w14:paraId="1C69EB25" w14:textId="77777777" w:rsidR="00882086" w:rsidRDefault="00000000">
            <w:pPr>
              <w:spacing w:after="120"/>
            </w:pPr>
            <w:r>
              <w:t>Reachspeak</w:t>
            </w:r>
          </w:p>
          <w:p w14:paraId="266EB526" w14:textId="77777777" w:rsidR="00882086" w:rsidRDefault="00000000">
            <w:pPr>
              <w:spacing w:after="120"/>
            </w:pPr>
            <w:r>
              <w:t>Common</w:t>
            </w:r>
          </w:p>
        </w:tc>
        <w:tc>
          <w:tcPr>
            <w:tcW w:w="1471" w:type="dxa"/>
          </w:tcPr>
          <w:p w14:paraId="002829F5" w14:textId="77777777" w:rsidR="00882086" w:rsidRDefault="00000000">
            <w:pPr>
              <w:spacing w:after="120"/>
            </w:pPr>
            <w:r>
              <w:t>Wits</w:t>
            </w:r>
          </w:p>
        </w:tc>
        <w:tc>
          <w:tcPr>
            <w:tcW w:w="4571" w:type="dxa"/>
          </w:tcPr>
          <w:p w14:paraId="1FDE437E" w14:textId="77777777" w:rsidR="00882086" w:rsidRDefault="00000000">
            <w:pPr>
              <w:spacing w:after="120"/>
            </w:pPr>
            <w:r>
              <w:rPr>
                <w:b/>
                <w:bCs/>
              </w:rPr>
              <w:t>Trained</w:t>
            </w:r>
            <w:r>
              <w:t xml:space="preserve"> in Origin Constellation: +1 Bonus to Diplomacy Checks toward those who share the same Culture.</w:t>
            </w:r>
          </w:p>
          <w:p w14:paraId="2CD0080D" w14:textId="77777777" w:rsidR="00882086" w:rsidRDefault="00000000">
            <w:pPr>
              <w:spacing w:after="120"/>
            </w:pPr>
            <w:r>
              <w:rPr>
                <w:b/>
                <w:bCs/>
              </w:rPr>
              <w:t>Expert:</w:t>
            </w:r>
            <w:r>
              <w:t xml:space="preserve"> +2</w:t>
            </w:r>
          </w:p>
          <w:p w14:paraId="43D1A354" w14:textId="77777777" w:rsidR="00882086" w:rsidRDefault="00000000">
            <w:pPr>
              <w:spacing w:after="120"/>
            </w:pPr>
            <w:r>
              <w:rPr>
                <w:b/>
                <w:bCs/>
              </w:rPr>
              <w:t>Master:</w:t>
            </w:r>
            <w:r>
              <w:t xml:space="preserve"> +3</w:t>
            </w:r>
          </w:p>
          <w:p w14:paraId="5C73A7BA" w14:textId="77777777" w:rsidR="00882086" w:rsidRDefault="00000000">
            <w:pPr>
              <w:spacing w:after="120"/>
            </w:pPr>
            <w:r>
              <w:rPr>
                <w:b/>
                <w:bCs/>
              </w:rPr>
              <w:t>Legendary:</w:t>
            </w:r>
            <w:r>
              <w:t xml:space="preserve"> +4</w:t>
            </w:r>
          </w:p>
        </w:tc>
      </w:tr>
    </w:tbl>
    <w:p w14:paraId="1A7633C7" w14:textId="77777777" w:rsidR="00882086" w:rsidRDefault="00882086">
      <w:pPr>
        <w:spacing w:after="120"/>
      </w:pPr>
    </w:p>
    <w:p w14:paraId="43AD2964" w14:textId="77777777" w:rsidR="00882086" w:rsidRDefault="00000000">
      <w:pPr>
        <w:pStyle w:val="Heading2"/>
        <w:keepNext/>
        <w:spacing w:before="240" w:after="120"/>
      </w:pPr>
      <w:bookmarkStart w:id="24" w:name="_Toc241476591"/>
      <w:r>
        <w:rPr>
          <w:rFonts w:eastAsia="Georgia"/>
          <w:b/>
          <w:bCs/>
          <w:color w:val="E2703A"/>
          <w:sz w:val="28"/>
          <w:szCs w:val="28"/>
        </w:rPr>
        <w:lastRenderedPageBreak/>
        <w:t>Backgrounds</w:t>
      </w:r>
      <w:bookmarkEnd w:id="24"/>
    </w:p>
    <w:tbl>
      <w:tblPr>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882086" w14:paraId="08C710E9" w14:textId="77777777">
        <w:trPr>
          <w:cantSplit/>
        </w:trPr>
        <w:tc>
          <w:tcPr>
            <w:tcW w:w="9360" w:type="dxa"/>
            <w:tcBorders>
              <w:top w:val="single" w:sz="6" w:space="0" w:color="0E5F6B"/>
              <w:left w:val="single" w:sz="24" w:space="0" w:color="0E5F6B"/>
              <w:bottom w:val="single" w:sz="6" w:space="0" w:color="0E5F6B"/>
              <w:right w:val="single" w:sz="6" w:space="0" w:color="0E5F6B"/>
            </w:tcBorders>
            <w:shd w:val="clear" w:color="auto" w:fill="EAF1F2"/>
          </w:tcPr>
          <w:p w14:paraId="6519C1D5" w14:textId="77777777" w:rsidR="00882086" w:rsidRDefault="00000000">
            <w:pPr>
              <w:spacing w:after="60"/>
            </w:pPr>
            <w:r>
              <w:rPr>
                <w:rFonts w:eastAsia="Georgia"/>
                <w:b/>
                <w:bCs/>
                <w:color w:val="0E5F6B"/>
              </w:rPr>
              <w:t>KEYWORD: BECOME TRAINED IN</w:t>
            </w:r>
          </w:p>
          <w:p w14:paraId="282E06C9" w14:textId="77777777" w:rsidR="00882086" w:rsidRDefault="00000000">
            <w:pPr>
              <w:spacing w:after="40"/>
            </w:pPr>
            <w:r>
              <w:rPr>
                <w:sz w:val="20"/>
                <w:szCs w:val="20"/>
              </w:rPr>
              <w:t>When an effect says you become Trained in a Constellation, you gain a talent point that must be spent in that Constellation. If the Constellation isn't open yet, it buys the Training root, and that purchase IS becoming Trained. Already open? The point buys any talent there you qualify for: training stacks into growth, never wasted.</w:t>
            </w:r>
          </w:p>
        </w:tc>
      </w:tr>
    </w:tbl>
    <w:p w14:paraId="57E05D7C" w14:textId="77777777" w:rsidR="00882086" w:rsidRDefault="00000000">
      <w:pPr>
        <w:spacing w:after="120"/>
      </w:pPr>
      <w:r>
        <w:t>Your life before the road: each Background gives you Training in two Skills that its trade leans on. You also become Trained in a relevant Lore Skill.</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503"/>
        <w:gridCol w:w="2300"/>
        <w:gridCol w:w="1557"/>
        <w:gridCol w:w="4000"/>
      </w:tblGrid>
      <w:tr w:rsidR="00882086" w14:paraId="7864A679" w14:textId="77777777">
        <w:trPr>
          <w:cantSplit/>
          <w:tblHeader/>
        </w:trPr>
        <w:tc>
          <w:tcPr>
            <w:tcW w:w="150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6F49A5" w14:textId="77777777" w:rsidR="00882086" w:rsidRDefault="00000000">
            <w:pPr>
              <w:spacing w:before="20" w:after="20"/>
            </w:pPr>
            <w:r>
              <w:rPr>
                <w:b/>
                <w:bCs/>
                <w:color w:val="FFFFFF"/>
                <w:sz w:val="19"/>
                <w:szCs w:val="19"/>
              </w:rPr>
              <w:t>Background</w:t>
            </w:r>
          </w:p>
        </w:tc>
        <w:tc>
          <w:tcPr>
            <w:tcW w:w="23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969127D" w14:textId="77777777" w:rsidR="00882086" w:rsidRDefault="00000000">
            <w:pPr>
              <w:spacing w:before="20" w:after="20"/>
            </w:pPr>
            <w:r>
              <w:rPr>
                <w:b/>
                <w:bCs/>
                <w:color w:val="FFFFFF"/>
                <w:sz w:val="19"/>
                <w:szCs w:val="19"/>
              </w:rPr>
              <w:t>Skills</w:t>
            </w:r>
          </w:p>
        </w:tc>
        <w:tc>
          <w:tcPr>
            <w:tcW w:w="155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EF70D31" w14:textId="77777777" w:rsidR="00882086" w:rsidRDefault="00000000">
            <w:pPr>
              <w:spacing w:before="20" w:after="20"/>
            </w:pPr>
            <w:r>
              <w:rPr>
                <w:b/>
                <w:bCs/>
                <w:color w:val="FFFFFF"/>
                <w:sz w:val="19"/>
                <w:szCs w:val="19"/>
              </w:rPr>
              <w:t>Lore</w:t>
            </w:r>
          </w:p>
        </w:tc>
        <w:tc>
          <w:tcPr>
            <w:tcW w:w="40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C1EB17" w14:textId="77777777" w:rsidR="00882086" w:rsidRDefault="00000000">
            <w:pPr>
              <w:spacing w:before="20" w:after="20"/>
            </w:pPr>
            <w:r>
              <w:rPr>
                <w:b/>
                <w:bCs/>
                <w:color w:val="FFFFFF"/>
                <w:sz w:val="19"/>
                <w:szCs w:val="19"/>
              </w:rPr>
              <w:t>You were...</w:t>
            </w:r>
          </w:p>
        </w:tc>
      </w:tr>
      <w:tr w:rsidR="00882086" w14:paraId="00650378"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85356FC" w14:textId="77777777" w:rsidR="00882086" w:rsidRDefault="00000000">
            <w:pPr>
              <w:spacing w:before="20" w:after="20"/>
            </w:pPr>
            <w:r>
              <w:rPr>
                <w:b/>
                <w:bCs/>
                <w:sz w:val="19"/>
                <w:szCs w:val="19"/>
              </w:rPr>
              <w:t>Acrobat</w:t>
            </w:r>
          </w:p>
        </w:tc>
        <w:tc>
          <w:tcPr>
            <w:tcW w:w="23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CD218" w14:textId="77777777" w:rsidR="00882086" w:rsidRDefault="00000000">
            <w:pPr>
              <w:spacing w:before="20" w:after="20"/>
            </w:pPr>
            <w:r>
              <w:rPr>
                <w:sz w:val="19"/>
                <w:szCs w:val="19"/>
              </w:rPr>
              <w:t>Athletics &amp; Acrobatics</w:t>
            </w:r>
          </w:p>
        </w:tc>
        <w:tc>
          <w:tcPr>
            <w:tcW w:w="155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4C6AC" w14:textId="77777777" w:rsidR="00882086" w:rsidRDefault="00000000">
            <w:pPr>
              <w:spacing w:before="20" w:after="20"/>
            </w:pPr>
            <w:r>
              <w:rPr>
                <w:sz w:val="19"/>
                <w:szCs w:val="19"/>
              </w:rPr>
              <w:t>Circus</w:t>
            </w:r>
          </w:p>
        </w:tc>
        <w:tc>
          <w:tcPr>
            <w:tcW w:w="40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569A29" w14:textId="77777777" w:rsidR="00882086" w:rsidRDefault="00000000">
            <w:pPr>
              <w:spacing w:before="20" w:after="20"/>
              <w:rPr>
                <w:highlight w:val="yellow"/>
              </w:rPr>
            </w:pPr>
            <w:r>
              <w:t>In a circus or on the streets, you earned your pay by performing as an acrobat. You might have turned to adventuring when the money dried up, or simply decided to put your skills to better use.</w:t>
            </w:r>
          </w:p>
        </w:tc>
      </w:tr>
      <w:tr w:rsidR="00882086" w14:paraId="200DA4AC"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42CDA3" w14:textId="77777777" w:rsidR="00882086" w:rsidRDefault="00000000">
            <w:pPr>
              <w:spacing w:before="20" w:after="20"/>
            </w:pPr>
            <w:r>
              <w:rPr>
                <w:b/>
                <w:bCs/>
                <w:sz w:val="19"/>
                <w:szCs w:val="19"/>
              </w:rPr>
              <w:t>Soldier</w:t>
            </w:r>
          </w:p>
        </w:tc>
        <w:tc>
          <w:tcPr>
            <w:tcW w:w="23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D7C527" w14:textId="77777777" w:rsidR="00882086" w:rsidRDefault="00000000">
            <w:pPr>
              <w:spacing w:before="20" w:after="20"/>
            </w:pPr>
            <w:r>
              <w:rPr>
                <w:sz w:val="19"/>
                <w:szCs w:val="19"/>
              </w:rPr>
              <w:t>Athletics &amp; Intimidation</w:t>
            </w:r>
          </w:p>
        </w:tc>
        <w:tc>
          <w:tcPr>
            <w:tcW w:w="155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B3305A" w14:textId="77777777" w:rsidR="00882086" w:rsidRDefault="00000000">
            <w:pPr>
              <w:spacing w:before="20" w:after="20"/>
            </w:pPr>
            <w:r>
              <w:rPr>
                <w:sz w:val="19"/>
                <w:szCs w:val="19"/>
              </w:rPr>
              <w:t>Warfare</w:t>
            </w:r>
          </w:p>
        </w:tc>
        <w:tc>
          <w:tcPr>
            <w:tcW w:w="40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52B59A" w14:textId="77777777" w:rsidR="00882086" w:rsidRDefault="00000000">
            <w:pPr>
              <w:spacing w:before="20" w:after="20"/>
              <w:rPr>
                <w:highlight w:val="yellow"/>
              </w:rPr>
            </w:pPr>
            <w:r>
              <w:t>You served in somebody's army: a levy, a free company, a city watch that saw real fighting. You learned the drill, the marching, and the waiting, and you learned what a line looks like just before it breaks.</w:t>
            </w:r>
          </w:p>
        </w:tc>
      </w:tr>
      <w:tr w:rsidR="00882086" w14:paraId="3E1318B8"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731826" w14:textId="77777777" w:rsidR="00882086" w:rsidRDefault="00000000">
            <w:pPr>
              <w:spacing w:before="20" w:after="20"/>
              <w:rPr>
                <w:b/>
                <w:bCs/>
                <w:sz w:val="19"/>
                <w:szCs w:val="19"/>
              </w:rPr>
            </w:pPr>
            <w:r>
              <w:rPr>
                <w:b/>
                <w:bCs/>
                <w:sz w:val="19"/>
                <w:szCs w:val="19"/>
              </w:rPr>
              <w:t>Criminal</w:t>
            </w:r>
          </w:p>
        </w:tc>
        <w:tc>
          <w:tcPr>
            <w:tcW w:w="23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725673" w14:textId="77777777" w:rsidR="00882086" w:rsidRDefault="00000000">
            <w:pPr>
              <w:spacing w:before="20" w:after="20"/>
              <w:rPr>
                <w:sz w:val="19"/>
                <w:szCs w:val="19"/>
              </w:rPr>
            </w:pPr>
            <w:r>
              <w:rPr>
                <w:sz w:val="19"/>
                <w:szCs w:val="19"/>
              </w:rPr>
              <w:t>Guile &amp; Stealth</w:t>
            </w:r>
          </w:p>
        </w:tc>
        <w:tc>
          <w:tcPr>
            <w:tcW w:w="155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6B6227" w14:textId="77777777" w:rsidR="00882086" w:rsidRDefault="00000000">
            <w:pPr>
              <w:spacing w:before="20" w:after="20"/>
              <w:rPr>
                <w:sz w:val="19"/>
                <w:szCs w:val="19"/>
              </w:rPr>
            </w:pPr>
            <w:r>
              <w:rPr>
                <w:sz w:val="19"/>
                <w:szCs w:val="19"/>
              </w:rPr>
              <w:t>Underworld</w:t>
            </w:r>
          </w:p>
        </w:tc>
        <w:tc>
          <w:tcPr>
            <w:tcW w:w="40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A14CFB" w14:textId="77777777" w:rsidR="00882086" w:rsidRDefault="00000000">
            <w:pPr>
              <w:spacing w:before="20" w:after="20"/>
              <w:rPr>
                <w:sz w:val="19"/>
                <w:szCs w:val="19"/>
                <w:highlight w:val="yellow"/>
              </w:rPr>
            </w:pPr>
            <w:r>
              <w:t>You made your living outside the law, whether by picking pockets, running contraband, or talking your way through doors that were meant to stay shut. You still know who to ask, and which questions never to.</w:t>
            </w:r>
          </w:p>
        </w:tc>
      </w:tr>
    </w:tbl>
    <w:p w14:paraId="7DA81505" w14:textId="77777777" w:rsidR="00882086" w:rsidRDefault="00000000">
      <w:pPr>
        <w:pStyle w:val="Heading2"/>
        <w:keepNext/>
        <w:spacing w:before="240" w:after="120"/>
      </w:pPr>
      <w:bookmarkStart w:id="25" w:name="_Toc241476592"/>
      <w:r>
        <w:rPr>
          <w:rFonts w:eastAsia="Georgia"/>
          <w:b/>
          <w:bCs/>
          <w:color w:val="E2703A"/>
          <w:sz w:val="28"/>
          <w:szCs w:val="28"/>
        </w:rPr>
        <w:t>Callings</w:t>
      </w:r>
      <w:bookmarkEnd w:id="25"/>
    </w:p>
    <w:p w14:paraId="343B5A47" w14:textId="77777777" w:rsidR="00882086" w:rsidRDefault="00000000">
      <w:pPr>
        <w:spacing w:after="120"/>
      </w:pPr>
      <w:r>
        <w:t>Your Calling is your primary adventuring identity. Do you fly into a barbarous rage? Do you furtively attack from the rear?</w:t>
      </w:r>
    </w:p>
    <w:p w14:paraId="64031A33" w14:textId="77777777" w:rsidR="00882086" w:rsidRDefault="00000000">
      <w:pPr>
        <w:spacing w:after="120"/>
      </w:pPr>
      <w:r>
        <w:t>Each Calling grants Training in 1 Skill or other Constellation, adds a certain amount of Vigor per level, and gives you a special ability.</w:t>
      </w:r>
    </w:p>
    <w:p w14:paraId="6611108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Callings-At-A-Glance</w:t>
      </w:r>
    </w:p>
    <w:tbl>
      <w:tblPr>
        <w:tblW w:w="7195" w:type="dxa"/>
        <w:tblLayout w:type="fixed"/>
        <w:tblCellMar>
          <w:top w:w="40" w:type="dxa"/>
          <w:left w:w="80" w:type="dxa"/>
          <w:bottom w:w="40" w:type="dxa"/>
          <w:right w:w="80" w:type="dxa"/>
        </w:tblCellMar>
        <w:tblLook w:val="04A0" w:firstRow="1" w:lastRow="0" w:firstColumn="1" w:lastColumn="0" w:noHBand="0" w:noVBand="1"/>
      </w:tblPr>
      <w:tblGrid>
        <w:gridCol w:w="1380"/>
        <w:gridCol w:w="1805"/>
        <w:gridCol w:w="1172"/>
        <w:gridCol w:w="1499"/>
        <w:gridCol w:w="1339"/>
      </w:tblGrid>
      <w:tr w:rsidR="00882086" w14:paraId="5FA94D94" w14:textId="77777777">
        <w:trPr>
          <w:cantSplit/>
          <w:tblHeader/>
        </w:trPr>
        <w:tc>
          <w:tcPr>
            <w:tcW w:w="13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B34057" w14:textId="77777777" w:rsidR="00882086" w:rsidRDefault="00000000">
            <w:pPr>
              <w:spacing w:before="20" w:after="20"/>
            </w:pPr>
            <w:r>
              <w:rPr>
                <w:b/>
                <w:bCs/>
                <w:color w:val="FFFFFF"/>
                <w:sz w:val="19"/>
                <w:szCs w:val="19"/>
              </w:rPr>
              <w:t>Calling</w:t>
            </w:r>
          </w:p>
        </w:tc>
        <w:tc>
          <w:tcPr>
            <w:tcW w:w="18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B81FC5" w14:textId="77777777" w:rsidR="00882086" w:rsidRDefault="00000000">
            <w:pPr>
              <w:spacing w:before="20" w:after="20"/>
            </w:pPr>
            <w:r>
              <w:rPr>
                <w:b/>
                <w:bCs/>
                <w:color w:val="FFFFFF"/>
                <w:sz w:val="19"/>
                <w:szCs w:val="19"/>
              </w:rPr>
              <w:t>Free Training</w:t>
            </w:r>
          </w:p>
        </w:tc>
        <w:tc>
          <w:tcPr>
            <w:tcW w:w="117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CA7C46D" w14:textId="77777777" w:rsidR="00882086" w:rsidRDefault="00000000">
            <w:pPr>
              <w:spacing w:before="20" w:after="20"/>
            </w:pPr>
            <w:r>
              <w:rPr>
                <w:color w:val="FFFFFF"/>
                <w:sz w:val="19"/>
                <w:szCs w:val="19"/>
              </w:rPr>
              <w:t>Vigor</w:t>
            </w:r>
            <w:r>
              <w:rPr>
                <w:b/>
                <w:bCs/>
                <w:color w:val="FFFFFF"/>
                <w:sz w:val="19"/>
                <w:szCs w:val="19"/>
              </w:rPr>
              <w:t>/lvl</w:t>
            </w:r>
          </w:p>
        </w:tc>
        <w:tc>
          <w:tcPr>
            <w:tcW w:w="14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B2746D0" w14:textId="77777777" w:rsidR="00882086" w:rsidRDefault="00000000">
            <w:pPr>
              <w:spacing w:before="20" w:after="20"/>
            </w:pPr>
            <w:r>
              <w:rPr>
                <w:b/>
                <w:bCs/>
                <w:color w:val="FFFFFF"/>
                <w:sz w:val="19"/>
                <w:szCs w:val="19"/>
              </w:rPr>
              <w:t>Special Ability</w:t>
            </w:r>
          </w:p>
        </w:tc>
        <w:tc>
          <w:tcPr>
            <w:tcW w:w="13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CD482C3" w14:textId="77777777" w:rsidR="00882086" w:rsidRDefault="00000000">
            <w:pPr>
              <w:spacing w:before="20" w:after="20"/>
              <w:rPr>
                <w:b/>
                <w:bCs/>
                <w:color w:val="FFFFFF"/>
                <w:sz w:val="19"/>
                <w:szCs w:val="19"/>
              </w:rPr>
            </w:pPr>
            <w:r>
              <w:rPr>
                <w:b/>
                <w:bCs/>
                <w:color w:val="FFFFFF"/>
                <w:sz w:val="19"/>
                <w:szCs w:val="19"/>
              </w:rPr>
              <w:t>Key Attribute</w:t>
            </w:r>
          </w:p>
        </w:tc>
      </w:tr>
      <w:tr w:rsidR="00882086" w14:paraId="31DA1C20" w14:textId="77777777">
        <w:trPr>
          <w:cantSplit/>
        </w:trPr>
        <w:tc>
          <w:tcPr>
            <w:tcW w:w="13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11FF54" w14:textId="77777777" w:rsidR="00882086" w:rsidRDefault="00000000">
            <w:pPr>
              <w:spacing w:before="20" w:after="20"/>
            </w:pPr>
            <w:r>
              <w:rPr>
                <w:b/>
                <w:bCs/>
                <w:sz w:val="19"/>
                <w:szCs w:val="19"/>
              </w:rPr>
              <w:t>Berserker</w:t>
            </w:r>
          </w:p>
        </w:tc>
        <w:tc>
          <w:tcPr>
            <w:tcW w:w="18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7D2E2E" w14:textId="77777777" w:rsidR="00882086" w:rsidRDefault="00000000">
            <w:pPr>
              <w:spacing w:before="20" w:after="20"/>
            </w:pPr>
            <w:r>
              <w:rPr>
                <w:sz w:val="19"/>
                <w:szCs w:val="19"/>
              </w:rPr>
              <w:t>Athletics</w:t>
            </w:r>
          </w:p>
        </w:tc>
        <w:tc>
          <w:tcPr>
            <w:tcW w:w="11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616D81" w14:textId="77777777" w:rsidR="00882086" w:rsidRDefault="00000000">
            <w:pPr>
              <w:spacing w:before="20" w:after="20"/>
            </w:pPr>
            <w:r>
              <w:rPr>
                <w:sz w:val="19"/>
                <w:szCs w:val="19"/>
              </w:rPr>
              <w:t>4</w:t>
            </w:r>
          </w:p>
        </w:tc>
        <w:tc>
          <w:tcPr>
            <w:tcW w:w="1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B2E30D" w14:textId="77777777" w:rsidR="00882086" w:rsidRDefault="00000000">
            <w:pPr>
              <w:spacing w:before="20" w:after="20"/>
              <w:rPr>
                <w:sz w:val="19"/>
                <w:szCs w:val="19"/>
              </w:rPr>
            </w:pPr>
            <w:r>
              <w:rPr>
                <w:sz w:val="19"/>
                <w:szCs w:val="19"/>
              </w:rPr>
              <w:t>Rage</w:t>
            </w:r>
          </w:p>
          <w:p w14:paraId="60BD46DB" w14:textId="77777777" w:rsidR="00882086" w:rsidRDefault="00882086">
            <w:pPr>
              <w:spacing w:before="20" w:after="20"/>
              <w:rPr>
                <w:sz w:val="19"/>
                <w:szCs w:val="19"/>
              </w:rPr>
            </w:pPr>
          </w:p>
        </w:tc>
        <w:tc>
          <w:tcPr>
            <w:tcW w:w="13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854374B" w14:textId="77777777" w:rsidR="00882086" w:rsidRDefault="00000000">
            <w:pPr>
              <w:spacing w:before="20" w:after="20"/>
              <w:rPr>
                <w:sz w:val="19"/>
                <w:szCs w:val="19"/>
              </w:rPr>
            </w:pPr>
            <w:r>
              <w:rPr>
                <w:sz w:val="19"/>
                <w:szCs w:val="19"/>
              </w:rPr>
              <w:t>Might</w:t>
            </w:r>
          </w:p>
        </w:tc>
      </w:tr>
      <w:tr w:rsidR="00882086" w14:paraId="131B4118" w14:textId="77777777">
        <w:trPr>
          <w:cantSplit/>
        </w:trPr>
        <w:tc>
          <w:tcPr>
            <w:tcW w:w="13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75D656" w14:textId="77777777" w:rsidR="00882086" w:rsidRDefault="00000000">
            <w:pPr>
              <w:spacing w:before="20" w:after="20"/>
            </w:pPr>
            <w:r>
              <w:rPr>
                <w:b/>
                <w:bCs/>
                <w:sz w:val="19"/>
                <w:szCs w:val="19"/>
              </w:rPr>
              <w:t>Ambusher</w:t>
            </w:r>
          </w:p>
        </w:tc>
        <w:tc>
          <w:tcPr>
            <w:tcW w:w="18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AC6B80" w14:textId="77777777" w:rsidR="00882086" w:rsidRDefault="00000000">
            <w:pPr>
              <w:spacing w:before="20" w:after="20"/>
            </w:pPr>
            <w:r>
              <w:rPr>
                <w:sz w:val="19"/>
                <w:szCs w:val="19"/>
              </w:rPr>
              <w:t>Stealth</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7A4C133" w14:textId="77777777" w:rsidR="00882086" w:rsidRDefault="00000000">
            <w:pPr>
              <w:spacing w:before="20" w:after="20"/>
            </w:pPr>
            <w:r>
              <w:rPr>
                <w:sz w:val="19"/>
                <w:szCs w:val="19"/>
              </w:rPr>
              <w:t>2</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94A81A" w14:textId="77777777" w:rsidR="00882086" w:rsidRDefault="00000000">
            <w:pPr>
              <w:spacing w:before="20" w:after="20"/>
              <w:rPr>
                <w:sz w:val="19"/>
                <w:szCs w:val="19"/>
              </w:rPr>
            </w:pPr>
            <w:r>
              <w:rPr>
                <w:sz w:val="19"/>
                <w:szCs w:val="19"/>
              </w:rPr>
              <w:t>Sneak Attack</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01E0D5" w14:textId="77777777" w:rsidR="00882086" w:rsidRDefault="00000000">
            <w:pPr>
              <w:spacing w:before="20" w:after="20"/>
              <w:rPr>
                <w:sz w:val="19"/>
                <w:szCs w:val="19"/>
              </w:rPr>
            </w:pPr>
            <w:r>
              <w:rPr>
                <w:sz w:val="19"/>
                <w:szCs w:val="19"/>
              </w:rPr>
              <w:t>Agility</w:t>
            </w:r>
          </w:p>
        </w:tc>
      </w:tr>
      <w:tr w:rsidR="00882086" w14:paraId="1EA5F0D8" w14:textId="77777777">
        <w:trPr>
          <w:cantSplit/>
        </w:trPr>
        <w:tc>
          <w:tcPr>
            <w:tcW w:w="13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9CF6FC" w14:textId="77777777" w:rsidR="00882086" w:rsidRDefault="00000000">
            <w:pPr>
              <w:spacing w:before="20" w:after="20"/>
              <w:rPr>
                <w:b/>
                <w:bCs/>
                <w:sz w:val="19"/>
                <w:szCs w:val="19"/>
              </w:rPr>
            </w:pPr>
            <w:r>
              <w:rPr>
                <w:b/>
                <w:bCs/>
                <w:sz w:val="19"/>
                <w:szCs w:val="19"/>
              </w:rPr>
              <w:t>Hunter</w:t>
            </w:r>
          </w:p>
        </w:tc>
        <w:tc>
          <w:tcPr>
            <w:tcW w:w="18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BBDD09" w14:textId="77777777" w:rsidR="00882086" w:rsidRDefault="00000000">
            <w:pPr>
              <w:spacing w:before="20" w:after="20"/>
              <w:rPr>
                <w:sz w:val="19"/>
                <w:szCs w:val="19"/>
              </w:rPr>
            </w:pPr>
            <w:r>
              <w:rPr>
                <w:sz w:val="19"/>
                <w:szCs w:val="19"/>
              </w:rPr>
              <w:t>Awareness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1BAB03" w14:textId="77777777" w:rsidR="00882086" w:rsidRDefault="00000000">
            <w:pPr>
              <w:spacing w:before="20" w:after="20"/>
              <w:rPr>
                <w:sz w:val="19"/>
                <w:szCs w:val="19"/>
              </w:rPr>
            </w:pPr>
            <w:r>
              <w:rPr>
                <w:sz w:val="19"/>
                <w:szCs w:val="19"/>
              </w:rPr>
              <w:t>3</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7C7EF6" w14:textId="77777777" w:rsidR="00882086" w:rsidRDefault="00000000">
            <w:pPr>
              <w:spacing w:before="20" w:after="20"/>
              <w:rPr>
                <w:sz w:val="19"/>
                <w:szCs w:val="19"/>
              </w:rPr>
            </w:pPr>
            <w:r>
              <w:rPr>
                <w:sz w:val="19"/>
                <w:szCs w:val="19"/>
              </w:rPr>
              <w:t>Mark Prey</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1F7A5C" w14:textId="77777777" w:rsidR="00882086" w:rsidRDefault="00000000">
            <w:pPr>
              <w:spacing w:before="20" w:after="20"/>
              <w:rPr>
                <w:sz w:val="19"/>
                <w:szCs w:val="19"/>
              </w:rPr>
            </w:pPr>
            <w:r>
              <w:rPr>
                <w:sz w:val="19"/>
                <w:szCs w:val="19"/>
              </w:rPr>
              <w:t>Wits</w:t>
            </w:r>
          </w:p>
        </w:tc>
      </w:tr>
      <w:tr w:rsidR="00882086" w14:paraId="735522BF" w14:textId="77777777">
        <w:trPr>
          <w:cantSplit/>
        </w:trPr>
        <w:tc>
          <w:tcPr>
            <w:tcW w:w="13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1544A4" w14:textId="77777777" w:rsidR="00882086" w:rsidRDefault="00000000">
            <w:pPr>
              <w:spacing w:before="20" w:after="20"/>
              <w:rPr>
                <w:b/>
                <w:bCs/>
                <w:sz w:val="19"/>
                <w:szCs w:val="19"/>
              </w:rPr>
            </w:pPr>
            <w:r>
              <w:rPr>
                <w:b/>
                <w:bCs/>
                <w:sz w:val="19"/>
                <w:szCs w:val="19"/>
              </w:rPr>
              <w:t>Bravo</w:t>
            </w:r>
          </w:p>
        </w:tc>
        <w:tc>
          <w:tcPr>
            <w:tcW w:w="18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F72DEE" w14:textId="77777777" w:rsidR="00882086" w:rsidRDefault="00000000">
            <w:pPr>
              <w:spacing w:before="20" w:after="20"/>
              <w:rPr>
                <w:sz w:val="19"/>
                <w:szCs w:val="19"/>
              </w:rPr>
            </w:pPr>
            <w:r>
              <w:rPr>
                <w:sz w:val="19"/>
                <w:szCs w:val="19"/>
              </w:rPr>
              <w:t>Acrobatics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A9E1F3" w14:textId="77777777" w:rsidR="00882086" w:rsidRDefault="00000000">
            <w:pPr>
              <w:spacing w:before="20" w:after="20"/>
              <w:rPr>
                <w:sz w:val="19"/>
                <w:szCs w:val="19"/>
              </w:rPr>
            </w:pPr>
            <w:r>
              <w:rPr>
                <w:sz w:val="19"/>
                <w:szCs w:val="19"/>
              </w:rPr>
              <w:t>3</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4DDCA0" w14:textId="77777777" w:rsidR="00882086" w:rsidRDefault="00000000">
            <w:pPr>
              <w:spacing w:before="20" w:after="20"/>
              <w:rPr>
                <w:sz w:val="19"/>
                <w:szCs w:val="19"/>
              </w:rPr>
            </w:pPr>
            <w:r>
              <w:rPr>
                <w:sz w:val="19"/>
                <w:szCs w:val="19"/>
              </w:rPr>
              <w:t>Panache</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415CC8E" w14:textId="77777777" w:rsidR="00882086" w:rsidRDefault="00000000">
            <w:pPr>
              <w:spacing w:before="20" w:after="20"/>
              <w:rPr>
                <w:sz w:val="19"/>
                <w:szCs w:val="19"/>
              </w:rPr>
            </w:pPr>
            <w:r>
              <w:rPr>
                <w:sz w:val="19"/>
                <w:szCs w:val="19"/>
              </w:rPr>
              <w:t>Presence</w:t>
            </w:r>
          </w:p>
        </w:tc>
      </w:tr>
      <w:tr w:rsidR="00882086" w14:paraId="37A2E36C" w14:textId="77777777">
        <w:trPr>
          <w:cantSplit/>
        </w:trPr>
        <w:tc>
          <w:tcPr>
            <w:tcW w:w="13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422FE50" w14:textId="77777777" w:rsidR="00882086" w:rsidRDefault="00000000">
            <w:pPr>
              <w:spacing w:before="20" w:after="20"/>
              <w:rPr>
                <w:b/>
                <w:bCs/>
                <w:sz w:val="19"/>
                <w:szCs w:val="19"/>
              </w:rPr>
            </w:pPr>
            <w:r>
              <w:rPr>
                <w:b/>
                <w:bCs/>
                <w:sz w:val="19"/>
                <w:szCs w:val="19"/>
              </w:rPr>
              <w:t>Weaponmaster</w:t>
            </w:r>
          </w:p>
        </w:tc>
        <w:tc>
          <w:tcPr>
            <w:tcW w:w="18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D82FF87" w14:textId="77777777" w:rsidR="00882086" w:rsidRDefault="00000000">
            <w:pPr>
              <w:spacing w:before="20" w:after="20"/>
              <w:rPr>
                <w:sz w:val="19"/>
                <w:szCs w:val="19"/>
              </w:rPr>
            </w:pPr>
            <w:r>
              <w:rPr>
                <w:sz w:val="19"/>
                <w:szCs w:val="19"/>
              </w:rPr>
              <w:t>Athletics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91CE49" w14:textId="77777777" w:rsidR="00882086" w:rsidRDefault="00000000">
            <w:pPr>
              <w:spacing w:before="20" w:after="20"/>
              <w:rPr>
                <w:sz w:val="19"/>
                <w:szCs w:val="19"/>
              </w:rPr>
            </w:pPr>
            <w:r>
              <w:rPr>
                <w:sz w:val="19"/>
                <w:szCs w:val="19"/>
              </w:rPr>
              <w:t>3</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A3A441" w14:textId="77777777" w:rsidR="00882086" w:rsidRDefault="00000000">
            <w:pPr>
              <w:spacing w:before="20" w:after="20"/>
              <w:rPr>
                <w:sz w:val="19"/>
                <w:szCs w:val="19"/>
              </w:rPr>
            </w:pPr>
            <w:r>
              <w:rPr>
                <w:sz w:val="19"/>
                <w:szCs w:val="19"/>
              </w:rPr>
              <w:t>Drilled</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E1345F" w14:textId="77777777" w:rsidR="00882086" w:rsidRDefault="00000000">
            <w:pPr>
              <w:spacing w:before="20" w:after="20"/>
              <w:rPr>
                <w:sz w:val="19"/>
                <w:szCs w:val="19"/>
              </w:rPr>
            </w:pPr>
            <w:r>
              <w:rPr>
                <w:sz w:val="19"/>
                <w:szCs w:val="19"/>
              </w:rPr>
              <w:t>Might</w:t>
            </w:r>
          </w:p>
        </w:tc>
      </w:tr>
    </w:tbl>
    <w:p w14:paraId="7EFB87F1" w14:textId="77777777" w:rsidR="00882086" w:rsidRDefault="00882086"/>
    <w:p w14:paraId="129B1400" w14:textId="77777777" w:rsidR="00882086" w:rsidRDefault="00000000">
      <w:pPr>
        <w:pStyle w:val="Heading2"/>
        <w:keepNext/>
        <w:spacing w:before="240" w:after="120"/>
        <w:rPr>
          <w:rFonts w:eastAsia="Georgia"/>
          <w:b/>
          <w:bCs/>
          <w:color w:val="E2703A"/>
          <w:sz w:val="28"/>
          <w:szCs w:val="28"/>
        </w:rPr>
      </w:pPr>
      <w:bookmarkStart w:id="26" w:name="_Toc241476593"/>
      <w:r>
        <w:rPr>
          <w:rFonts w:eastAsia="Georgia"/>
          <w:b/>
          <w:bCs/>
          <w:color w:val="E2703A"/>
          <w:sz w:val="28"/>
          <w:szCs w:val="28"/>
        </w:rPr>
        <w:lastRenderedPageBreak/>
        <w:t>Defenses</w:t>
      </w:r>
      <w:bookmarkEnd w:id="26"/>
    </w:p>
    <w:p w14:paraId="625B09C2" w14:textId="77777777" w:rsidR="00882086" w:rsidRDefault="00000000">
      <w:r>
        <w:t xml:space="preserve">At 1st level, you gain 2 Defense Talent Points. Choose wisely: each Defense answers two of the four kinds of threat (Blows, Blasts, Blights, Beguilement; see </w:t>
      </w:r>
      <w:r>
        <w:rPr>
          <w:u w:val="single"/>
        </w:rPr>
        <w:t>Chapter 2: The Four Threats</w:t>
      </w:r>
      <w:r>
        <w:t>), and each kind is answered by two Defenses. Two Trained Defenses cover three kinds; choose the pair whose gap you can live with. A Defense you leave Untrained still adds its Attribute, but every Threshold that depends on it is 3 lower.</w:t>
      </w:r>
    </w:p>
    <w:p w14:paraId="5992356F" w14:textId="77777777" w:rsidR="00882086" w:rsidRDefault="00000000">
      <w:pPr>
        <w:pStyle w:val="Heading2"/>
        <w:keepNext/>
        <w:spacing w:before="240" w:after="120"/>
        <w:rPr>
          <w:rFonts w:eastAsia="Georgia"/>
          <w:b/>
          <w:bCs/>
          <w:color w:val="E2703A"/>
          <w:sz w:val="28"/>
          <w:szCs w:val="28"/>
        </w:rPr>
      </w:pPr>
      <w:bookmarkStart w:id="27" w:name="_Toc241476594"/>
      <w:r>
        <w:rPr>
          <w:rFonts w:eastAsia="Georgia"/>
          <w:b/>
          <w:bCs/>
          <w:color w:val="E2703A"/>
          <w:sz w:val="28"/>
          <w:szCs w:val="28"/>
        </w:rPr>
        <w:t>Comets</w:t>
      </w:r>
      <w:bookmarkEnd w:id="27"/>
    </w:p>
    <w:p w14:paraId="5918DAFC" w14:textId="77777777" w:rsidR="00882086" w:rsidRDefault="00000000">
      <w:r>
        <w:t>Spend 3 Comets.</w:t>
      </w:r>
    </w:p>
    <w:p w14:paraId="2995D276" w14:textId="77777777" w:rsidR="00882086" w:rsidRDefault="00000000">
      <w:pPr>
        <w:pStyle w:val="Heading2"/>
        <w:keepNext/>
        <w:spacing w:before="240" w:after="120"/>
      </w:pPr>
      <w:bookmarkStart w:id="28" w:name="_Toc241476595"/>
      <w:r>
        <w:rPr>
          <w:rFonts w:eastAsia="Georgia"/>
          <w:b/>
          <w:bCs/>
          <w:color w:val="E2703A"/>
          <w:sz w:val="28"/>
          <w:szCs w:val="28"/>
        </w:rPr>
        <w:t>Finishing Up</w:t>
      </w:r>
      <w:bookmarkEnd w:id="28"/>
    </w:p>
    <w:p w14:paraId="73B7B555" w14:textId="77777777" w:rsidR="00882086" w:rsidRDefault="00000000">
      <w:pPr>
        <w:pStyle w:val="ListParagraph"/>
        <w:numPr>
          <w:ilvl w:val="0"/>
          <w:numId w:val="39"/>
        </w:numPr>
        <w:spacing w:after="80"/>
        <w:rPr>
          <w:b/>
          <w:bCs/>
        </w:rPr>
      </w:pPr>
      <w:r>
        <w:rPr>
          <w:b/>
          <w:bCs/>
        </w:rPr>
        <w:t>Vigor:</w:t>
      </w:r>
      <w:r>
        <w:t xml:space="preserve"> Your Vigor at 1st level is: 10 + Ancestry Vigor + Calling Vigor</w:t>
      </w:r>
    </w:p>
    <w:p w14:paraId="69B46E1F" w14:textId="77777777" w:rsidR="00882086" w:rsidRDefault="00000000">
      <w:pPr>
        <w:pStyle w:val="ListParagraph"/>
        <w:numPr>
          <w:ilvl w:val="0"/>
          <w:numId w:val="40"/>
        </w:numPr>
        <w:spacing w:after="80"/>
      </w:pPr>
      <w:r>
        <w:rPr>
          <w:b/>
          <w:bCs/>
        </w:rPr>
        <w:t xml:space="preserve">Attribute Bonuses: </w:t>
      </w:r>
      <w:r>
        <w:t>total your points per Attribute (each Constellation feeds one); Attribute Bonus = points ÷ 4, round down.</w:t>
      </w:r>
    </w:p>
    <w:p w14:paraId="49F178FF" w14:textId="77777777" w:rsidR="00882086" w:rsidRDefault="00000000">
      <w:pPr>
        <w:pStyle w:val="ListParagraph"/>
        <w:numPr>
          <w:ilvl w:val="0"/>
          <w:numId w:val="41"/>
        </w:numPr>
        <w:spacing w:after="80"/>
      </w:pPr>
      <w:r>
        <w:rPr>
          <w:b/>
          <w:bCs/>
        </w:rPr>
        <w:t xml:space="preserve">Derived stats: </w:t>
      </w:r>
      <w:r>
        <w:t>Vigor, Defenses from Chapter 2. Note your rank (almost always Trained, +3) in each Constellation you own.</w:t>
      </w:r>
    </w:p>
    <w:p w14:paraId="4FBBB164" w14:textId="77777777" w:rsidR="00882086" w:rsidRDefault="00000000">
      <w:pPr>
        <w:pStyle w:val="ListParagraph"/>
        <w:numPr>
          <w:ilvl w:val="0"/>
          <w:numId w:val="42"/>
        </w:numPr>
        <w:spacing w:after="80"/>
      </w:pPr>
      <w:r>
        <w:rPr>
          <w:b/>
          <w:bCs/>
        </w:rPr>
        <w:t xml:space="preserve">Gear: </w:t>
      </w:r>
      <w:r>
        <w:t>Purchase weapons and armor matching your character concept.</w:t>
      </w:r>
    </w:p>
    <w:p w14:paraId="6E91329A" w14:textId="77777777" w:rsidR="00882086" w:rsidRDefault="00882086">
      <w:pPr>
        <w:spacing w:after="80"/>
      </w:pPr>
    </w:p>
    <w:p w14:paraId="534F1FA7" w14:textId="77777777" w:rsidR="00882086" w:rsidRDefault="00000000">
      <w:pPr>
        <w:spacing w:after="80"/>
      </w:pPr>
      <w:r>
        <w:rPr>
          <w:b/>
          <w:bCs/>
        </w:rPr>
        <w:t xml:space="preserve">A completed 1st-level character has a </w:t>
      </w:r>
      <w:r>
        <w:t>minimum of 14 Talent Points</w:t>
      </w:r>
      <w:r>
        <w:rPr>
          <w:b/>
          <w:bCs/>
        </w:rPr>
        <w:t xml:space="preserve"> spent:</w:t>
      </w:r>
    </w:p>
    <w:p w14:paraId="1D7E1E1D" w14:textId="77777777" w:rsidR="00882086" w:rsidRDefault="00000000">
      <w:pPr>
        <w:pStyle w:val="ListParagraph"/>
        <w:numPr>
          <w:ilvl w:val="0"/>
          <w:numId w:val="15"/>
        </w:numPr>
        <w:spacing w:after="80"/>
      </w:pPr>
      <w:r>
        <w:t>1 is automatically granted: Melee Training or Ranged Training, your choice.</w:t>
      </w:r>
    </w:p>
    <w:p w14:paraId="0A560D37" w14:textId="77777777" w:rsidR="00882086" w:rsidRDefault="00000000">
      <w:pPr>
        <w:pStyle w:val="ListParagraph"/>
        <w:numPr>
          <w:ilvl w:val="0"/>
          <w:numId w:val="15"/>
        </w:numPr>
        <w:spacing w:after="80"/>
      </w:pPr>
      <w:r>
        <w:t>13 come from character creation</w:t>
      </w:r>
      <w:r>
        <w:rPr>
          <w:b/>
          <w:bCs/>
        </w:rPr>
        <w:t>:</w:t>
      </w:r>
      <w:r>
        <w:t xml:space="preserve"> 3 Origin Talent Points, 3 Skill Talent Points, 1 Lore Talent Point, 1 Calling Talent Point, 2 Defense Talent Points, and 3 Comets.</w:t>
      </w:r>
    </w:p>
    <w:p w14:paraId="22459FD2" w14:textId="77777777" w:rsidR="00882086" w:rsidRDefault="00000000">
      <w:pPr>
        <w:spacing w:after="80"/>
        <w:sectPr w:rsidR="00882086">
          <w:headerReference w:type="default" r:id="rId26"/>
          <w:footerReference w:type="default" r:id="rId27"/>
          <w:headerReference w:type="first" r:id="rId28"/>
          <w:footerReference w:type="first" r:id="rId29"/>
          <w:pgSz w:w="12240" w:h="15840"/>
          <w:pgMar w:top="1000" w:right="1080" w:bottom="1000" w:left="1080" w:header="708" w:footer="708" w:gutter="0"/>
          <w:cols w:space="720"/>
          <w:formProt w:val="0"/>
          <w:docGrid w:linePitch="360" w:charSpace="18022"/>
        </w:sectPr>
      </w:pPr>
      <w:r>
        <w:t>Some character choices grant additional Talent Points, so your total may be higher.</w:t>
      </w:r>
      <w:r>
        <w:br w:type="page"/>
      </w:r>
    </w:p>
    <w:p w14:paraId="6410EE8A" w14:textId="77777777" w:rsidR="00882086" w:rsidRDefault="00000000">
      <w:pPr>
        <w:pStyle w:val="Heading1"/>
        <w:spacing w:after="160"/>
      </w:pPr>
      <w:bookmarkStart w:id="29" w:name="_Toc241476596"/>
      <w:r>
        <w:rPr>
          <w:rFonts w:eastAsia="Georgia"/>
          <w:b/>
          <w:bCs/>
          <w:color w:val="0E5F6B"/>
          <w:sz w:val="40"/>
          <w:szCs w:val="40"/>
        </w:rPr>
        <w:lastRenderedPageBreak/>
        <w:t>4. Gaining a Level</w:t>
      </w:r>
      <w:bookmarkEnd w:id="29"/>
    </w:p>
    <w:p w14:paraId="789C0743" w14:textId="77777777" w:rsidR="00882086" w:rsidRDefault="00000000">
      <w:pPr>
        <w:spacing w:before="120" w:after="120"/>
        <w:jc w:val="center"/>
      </w:pPr>
      <w:r>
        <w:rPr>
          <w:noProof/>
        </w:rPr>
        <w:drawing>
          <wp:inline distT="0" distB="0" distL="0" distR="0" wp14:anchorId="112778DF" wp14:editId="3254B6A3">
            <wp:extent cx="5667375" cy="3752850"/>
            <wp:effectExtent l="0" t="0" r="0" b="0"/>
            <wp:docPr id="5" name="Picture 156335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63358661"/>
                    <pic:cNvPicPr>
                      <a:picLocks noChangeAspect="1" noChangeArrowheads="1"/>
                    </pic:cNvPicPr>
                  </pic:nvPicPr>
                  <pic:blipFill>
                    <a:blip r:embed="rId30"/>
                    <a:stretch>
                      <a:fillRect/>
                    </a:stretch>
                  </pic:blipFill>
                  <pic:spPr bwMode="auto">
                    <a:xfrm>
                      <a:off x="0" y="0"/>
                      <a:ext cx="5667375" cy="3752850"/>
                    </a:xfrm>
                    <a:prstGeom prst="rect">
                      <a:avLst/>
                    </a:prstGeom>
                  </pic:spPr>
                </pic:pic>
              </a:graphicData>
            </a:graphic>
          </wp:inline>
        </w:drawing>
      </w:r>
    </w:p>
    <w:p w14:paraId="14CF7B18" w14:textId="77777777" w:rsidR="00882086" w:rsidRDefault="00000000">
      <w:pPr>
        <w:pStyle w:val="Heading2"/>
        <w:keepNext/>
        <w:spacing w:before="240" w:after="120"/>
      </w:pPr>
      <w:bookmarkStart w:id="30" w:name="_Toc241476597"/>
      <w:r>
        <w:rPr>
          <w:rFonts w:eastAsia="Georgia"/>
          <w:b/>
          <w:bCs/>
          <w:color w:val="E2703A"/>
          <w:sz w:val="28"/>
          <w:szCs w:val="28"/>
        </w:rPr>
        <w:t>Flares: Growth You Earned</w:t>
      </w:r>
      <w:bookmarkEnd w:id="30"/>
    </w:p>
    <w:p w14:paraId="76B214F8" w14:textId="77777777" w:rsidR="00882086" w:rsidRDefault="00000000">
      <w:pPr>
        <w:spacing w:after="120"/>
      </w:pPr>
      <w:r>
        <w:t xml:space="preserve">A Constellation becomes Flared by one universal trigger: a </w:t>
      </w:r>
      <w:r>
        <w:rPr>
          <w:b/>
          <w:bCs/>
        </w:rPr>
        <w:t>Critical Success or Critical Failure on a roll with consequences, directly related to a talent in that Constellation</w:t>
      </w:r>
      <w:r>
        <w:t>. Any roll at the table counts, yours or an enemy's against you, trained or not. The Constellation's talents define its territory, and crit failures count equally; you learn from disasters, and luck never locks your growth. A Constellation is either Flared or it isn't (a checkbox, not a count), and it stays Flared until you spend into it. If nothing rides on the roll it can't Flare, and it probably shouldn't be rolled at all; consequence-free practice is what downtime training is for. Max one new Flare per Constellation per session. The Constellation needn't be open, either: an untrained crit, success or spectacular failure, Flares a Constellation you've never bought into, and the milestone point that follows can buy its root. Your plans get the level-up point; your deeds get everything else.</w:t>
      </w:r>
    </w:p>
    <w:p w14:paraId="28DB5259" w14:textId="77777777" w:rsidR="00882086" w:rsidRDefault="00000000">
      <w:pPr>
        <w:pStyle w:val="ListParagraph"/>
        <w:numPr>
          <w:ilvl w:val="0"/>
          <w:numId w:val="43"/>
        </w:numPr>
        <w:spacing w:after="80"/>
      </w:pPr>
      <w:r>
        <w:rPr>
          <w:b/>
          <w:bCs/>
        </w:rPr>
        <w:t xml:space="preserve">GM Flare awards: </w:t>
      </w:r>
      <w:r>
        <w:t>for feats no die roll captured: carrying the survivor out of the fire Flares Athletics, no check required.</w:t>
      </w:r>
    </w:p>
    <w:p w14:paraId="00F2FBAC" w14:textId="77777777" w:rsidR="00882086" w:rsidRDefault="00000000">
      <w:pPr>
        <w:pStyle w:val="ListParagraph"/>
        <w:numPr>
          <w:ilvl w:val="0"/>
          <w:numId w:val="44"/>
        </w:numPr>
        <w:spacing w:after="80"/>
      </w:pPr>
      <w:r>
        <w:rPr>
          <w:b/>
          <w:bCs/>
        </w:rPr>
        <w:t xml:space="preserve">Downtime training: </w:t>
      </w:r>
      <w:r>
        <w:t>a week with a teacher, rival, or manual Flares that Constellation. This is the deliberate path to growth you haven't stumbled into at the table.</w:t>
      </w:r>
    </w:p>
    <w:p w14:paraId="04ADB913" w14:textId="77777777" w:rsidR="00882086" w:rsidRDefault="00000000">
      <w:pPr>
        <w:pStyle w:val="Heading2"/>
        <w:keepNext/>
        <w:spacing w:before="240" w:after="120"/>
      </w:pPr>
      <w:bookmarkStart w:id="31" w:name="_Toc241476598"/>
      <w:r>
        <w:rPr>
          <w:rFonts w:eastAsia="Georgia"/>
          <w:b/>
          <w:bCs/>
          <w:color w:val="E2703A"/>
          <w:sz w:val="28"/>
          <w:szCs w:val="28"/>
        </w:rPr>
        <w:t>Retraining</w:t>
      </w:r>
      <w:bookmarkEnd w:id="31"/>
    </w:p>
    <w:p w14:paraId="17A1BB3D" w14:textId="77777777" w:rsidR="00882086" w:rsidRDefault="00000000">
      <w:pPr>
        <w:spacing w:after="120"/>
      </w:pPr>
      <w:r>
        <w:t>A month of downtime moves 1 spent point anywhere legal (prerequisites and Proficiency Rank gates still apply). Characters are maps of what you've done, but maps get redrawn.</w:t>
      </w:r>
    </w:p>
    <w:p w14:paraId="3298CE03" w14:textId="77777777" w:rsidR="00882086" w:rsidRDefault="00000000">
      <w:pPr>
        <w:pStyle w:val="Heading2"/>
        <w:keepNext/>
        <w:spacing w:before="240" w:after="120"/>
      </w:pPr>
      <w:bookmarkStart w:id="32" w:name="_Toc241476599"/>
      <w:r>
        <w:rPr>
          <w:rFonts w:eastAsia="Georgia"/>
          <w:b/>
          <w:bCs/>
          <w:color w:val="E2703A"/>
          <w:sz w:val="28"/>
          <w:szCs w:val="28"/>
        </w:rPr>
        <w:t>Level-Up Checklist</w:t>
      </w:r>
      <w:bookmarkEnd w:id="32"/>
    </w:p>
    <w:p w14:paraId="2B24222A" w14:textId="77777777" w:rsidR="00882086" w:rsidRDefault="00000000">
      <w:pPr>
        <w:pStyle w:val="ListParagraph"/>
        <w:numPr>
          <w:ilvl w:val="0"/>
          <w:numId w:val="45"/>
        </w:numPr>
        <w:spacing w:after="80"/>
      </w:pPr>
      <w:r>
        <w:t>+Vigor equal to Ancestry Vigor + Calling Vigor</w:t>
      </w:r>
    </w:p>
    <w:p w14:paraId="243F5F7B" w14:textId="77777777" w:rsidR="00882086" w:rsidRDefault="00000000">
      <w:pPr>
        <w:pStyle w:val="ListParagraph"/>
        <w:numPr>
          <w:ilvl w:val="0"/>
          <w:numId w:val="46"/>
        </w:numPr>
        <w:spacing w:after="80"/>
      </w:pPr>
      <w:r>
        <w:t>Check tier gates (Expert at level 5, Master at 13, Legendary at 19) and spend your Comet.</w:t>
      </w:r>
    </w:p>
    <w:p w14:paraId="2E3EAA55" w14:textId="77777777" w:rsidR="00882086" w:rsidRDefault="00000000">
      <w:pPr>
        <w:pStyle w:val="ListParagraph"/>
        <w:numPr>
          <w:ilvl w:val="0"/>
          <w:numId w:val="47"/>
        </w:numPr>
        <w:spacing w:after="80"/>
        <w:sectPr w:rsidR="00882086">
          <w:headerReference w:type="default" r:id="rId31"/>
          <w:footerReference w:type="default" r:id="rId32"/>
          <w:headerReference w:type="first" r:id="rId33"/>
          <w:footerReference w:type="first" r:id="rId34"/>
          <w:pgSz w:w="12240" w:h="15840"/>
          <w:pgMar w:top="1000" w:right="1080" w:bottom="1000" w:left="1080" w:header="708" w:footer="708" w:gutter="0"/>
          <w:cols w:space="720"/>
          <w:formProt w:val="0"/>
          <w:docGrid w:linePitch="360" w:charSpace="18022"/>
        </w:sectPr>
      </w:pPr>
      <w:r>
        <w:t>Recompute Attributes if points moved; new dice at L4/L8/L12/L16 (2/3/4/5 weapon dice).</w:t>
      </w:r>
    </w:p>
    <w:p w14:paraId="35193EA5" w14:textId="77777777" w:rsidR="00882086" w:rsidRDefault="00000000">
      <w:pPr>
        <w:pStyle w:val="Heading1"/>
        <w:spacing w:before="300" w:after="160"/>
        <w:rPr>
          <w:rFonts w:eastAsia="Georgia"/>
          <w:b/>
          <w:bCs/>
          <w:color w:val="0E5F6B"/>
          <w:sz w:val="40"/>
          <w:szCs w:val="40"/>
        </w:rPr>
      </w:pPr>
      <w:bookmarkStart w:id="33" w:name="_Toc241476600"/>
      <w:r>
        <w:rPr>
          <w:rFonts w:eastAsia="Georgia"/>
          <w:b/>
          <w:bCs/>
          <w:color w:val="0E5F6B"/>
          <w:sz w:val="40"/>
          <w:szCs w:val="40"/>
        </w:rPr>
        <w:lastRenderedPageBreak/>
        <w:t>5. Equipment</w:t>
      </w:r>
      <w:bookmarkEnd w:id="33"/>
    </w:p>
    <w:p w14:paraId="24850986" w14:textId="77777777" w:rsidR="00882086" w:rsidRDefault="00882086"/>
    <w:p w14:paraId="1ECB1B65" w14:textId="77777777" w:rsidR="00882086" w:rsidRDefault="00000000">
      <w:pPr>
        <w:rPr>
          <w:b/>
          <w:bCs/>
        </w:rPr>
      </w:pPr>
      <w:r>
        <w:rPr>
          <w:b/>
          <w:bCs/>
        </w:rPr>
        <w:t>What gear does, and what it doesn't</w:t>
      </w:r>
    </w:p>
    <w:p w14:paraId="70E6B0A1" w14:textId="77777777" w:rsidR="00882086" w:rsidRDefault="00000000">
      <w:r>
        <w:t xml:space="preserve">Your sword does not make you accurate and your armor does not make you hard to hit. Skill does that, and skill lives in your talents and in your Constellations. </w:t>
      </w:r>
      <w:r>
        <w:rPr>
          <w:b/>
          <w:bCs/>
        </w:rPr>
        <w:t>Gear decides what happens when steel finally meets you.</w:t>
      </w:r>
      <w:r>
        <w:t xml:space="preserve"> A weapon sets the size of the wound; armor sets how much of that wound your body actually feels.</w:t>
      </w:r>
    </w:p>
    <w:p w14:paraId="5D130081" w14:textId="77777777" w:rsidR="00882086" w:rsidRDefault="00882086"/>
    <w:p w14:paraId="3D0743FC" w14:textId="77777777" w:rsidR="00882086" w:rsidRDefault="00000000">
      <w:r>
        <w:t>This is why there are no magic plusses in STARWROUGHT. Quality, craftsmanship, and enchantment give a weapon Traits, never numbers. A masterwork blade is not a +1 sword; it is a sword that can do something an ordinary one cannot.</w:t>
      </w:r>
    </w:p>
    <w:p w14:paraId="5AC7DC55" w14:textId="77777777" w:rsidR="00882086" w:rsidRDefault="00000000">
      <w:pPr>
        <w:pStyle w:val="Heading2"/>
        <w:keepNext/>
        <w:spacing w:before="240" w:after="120"/>
        <w:rPr>
          <w:rFonts w:eastAsia="Georgia"/>
          <w:b/>
          <w:bCs/>
          <w:color w:val="E2703A"/>
          <w:sz w:val="28"/>
          <w:szCs w:val="28"/>
        </w:rPr>
      </w:pPr>
      <w:bookmarkStart w:id="34" w:name="_Toc241476601"/>
      <w:r>
        <w:rPr>
          <w:rFonts w:eastAsia="Georgia"/>
          <w:b/>
          <w:bCs/>
          <w:color w:val="E2703A"/>
          <w:sz w:val="28"/>
          <w:szCs w:val="28"/>
        </w:rPr>
        <w:t>Armor</w:t>
      </w:r>
      <w:bookmarkEnd w:id="34"/>
    </w:p>
    <w:p w14:paraId="405C9527" w14:textId="77777777" w:rsidR="00882086" w:rsidRDefault="00000000">
      <w:r>
        <w:t xml:space="preserve">Armor is worn in four places: </w:t>
      </w:r>
      <w:r>
        <w:rPr>
          <w:b/>
          <w:bCs/>
        </w:rPr>
        <w:t>Arms, Legs, Torso,</w:t>
      </w:r>
      <w:r>
        <w:t xml:space="preserve"> </w:t>
      </w:r>
      <w:r>
        <w:rPr>
          <w:b/>
          <w:bCs/>
        </w:rPr>
        <w:t>Head.</w:t>
      </w:r>
      <w:r>
        <w:t xml:space="preserve"> Each zone holds one piece, and each piece is bought, worn, and lost separately. There is no such thing as "a suit of plate" on your character sheet; there is a breastplate, a helm, a pair of vambraces, and greaves, and you own as many of them as you can afford.</w:t>
      </w:r>
    </w:p>
    <w:p w14:paraId="3AD2BEB4" w14:textId="77777777" w:rsidR="00882086" w:rsidRDefault="00882086"/>
    <w:p w14:paraId="41EAC872" w14:textId="77777777" w:rsidR="00882086" w:rsidRDefault="00000000">
      <w:r>
        <w:t>Each piece has three properties:</w:t>
      </w:r>
    </w:p>
    <w:p w14:paraId="67189B13" w14:textId="77777777" w:rsidR="00882086" w:rsidRDefault="00000000">
      <w:pPr>
        <w:numPr>
          <w:ilvl w:val="0"/>
          <w:numId w:val="3"/>
        </w:numPr>
      </w:pPr>
      <w:r>
        <w:rPr>
          <w:b/>
          <w:bCs/>
        </w:rPr>
        <w:t>Protection</w:t>
      </w:r>
      <w:r>
        <w:t>, which subtracts from every instance of damage that lands on that zone, a Graze included.</w:t>
      </w:r>
    </w:p>
    <w:p w14:paraId="360203B1" w14:textId="77777777" w:rsidR="00882086" w:rsidRDefault="00000000">
      <w:pPr>
        <w:numPr>
          <w:ilvl w:val="0"/>
          <w:numId w:val="3"/>
        </w:numPr>
      </w:pPr>
      <w:r>
        <w:rPr>
          <w:b/>
          <w:bCs/>
        </w:rPr>
        <w:t>Load</w:t>
      </w:r>
      <w:r>
        <w:t>, the weight and stiffness of it.</w:t>
      </w:r>
    </w:p>
    <w:p w14:paraId="06546456" w14:textId="77777777" w:rsidR="00882086" w:rsidRDefault="00000000">
      <w:pPr>
        <w:numPr>
          <w:ilvl w:val="0"/>
          <w:numId w:val="3"/>
        </w:numPr>
      </w:pPr>
      <w:r>
        <w:rPr>
          <w:b/>
          <w:bCs/>
        </w:rPr>
        <w:t>Traits</w:t>
      </w:r>
      <w:r>
        <w:t>.</w:t>
      </w:r>
    </w:p>
    <w:p w14:paraId="6E99F235" w14:textId="77777777" w:rsidR="00882086" w:rsidRDefault="00882086"/>
    <w:p w14:paraId="22EDD996" w14:textId="77777777" w:rsidR="00882086" w:rsidRDefault="00000000">
      <w:r>
        <w:rPr>
          <w:b/>
          <w:bCs/>
        </w:rPr>
        <w:t>Your torso is the number that matters most</w:t>
      </w:r>
      <w:r>
        <w:t>, because ordinary Hits land there. The other three zones come into play when someone has earned an opening.</w:t>
      </w:r>
    </w:p>
    <w:p w14:paraId="19C10C9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Load and Load Strain</w:t>
      </w:r>
    </w:p>
    <w:p w14:paraId="1E0BA537" w14:textId="77777777" w:rsidR="00882086" w:rsidRDefault="00000000">
      <w:r>
        <w:rPr>
          <w:b/>
          <w:bCs/>
        </w:rPr>
        <w:t>Load Strain = The Load of all armor you are wearing.</w:t>
      </w:r>
      <w:r>
        <w:t xml:space="preserve"> Subtract your Load Strain from your Evade, and from any Might and Agility-related Skill check.</w:t>
      </w:r>
    </w:p>
    <w:p w14:paraId="3FCDEB99" w14:textId="77777777" w:rsidR="00882086" w:rsidRDefault="00000000">
      <w:pPr>
        <w:spacing w:after="120"/>
      </w:pPr>
      <w:r>
        <w:rPr>
          <w:b/>
          <w:bCs/>
        </w:rPr>
        <w:t>What armor costs in a fight.</w:t>
      </w:r>
      <w:r>
        <w:t xml:space="preserve"> Armor does not make you easier to hit, and it costs a Guard fighter nothing on the roll. It costs him three other things, all of them real:</w:t>
      </w:r>
    </w:p>
    <w:p w14:paraId="59D42466" w14:textId="77777777" w:rsidR="00882086" w:rsidRDefault="00000000">
      <w:pPr>
        <w:pStyle w:val="ListParagraph"/>
        <w:numPr>
          <w:ilvl w:val="0"/>
          <w:numId w:val="3"/>
        </w:numPr>
        <w:spacing w:after="60"/>
      </w:pPr>
      <w:r>
        <w:rPr>
          <w:b/>
          <w:bCs/>
        </w:rPr>
        <w:t>Wind.</w:t>
      </w:r>
      <w:r>
        <w:t xml:space="preserve"> At the end of the third round of an encounter and every round after, a fighter with Load Strain 1 or more rolls </w:t>
      </w:r>
      <w:r>
        <w:rPr>
          <w:i/>
          <w:iCs/>
        </w:rPr>
        <w:t>Endure</w:t>
      </w:r>
      <w:r>
        <w:t xml:space="preserve"> against 10 + Load Strain. On a failure they are Fatigued (−1 Evade and Guard) until they catch their breath after the fight. Men in harness fought hard for a minute, not ten.</w:t>
      </w:r>
    </w:p>
    <w:p w14:paraId="3A853266" w14:textId="77777777" w:rsidR="00882086" w:rsidRDefault="00000000">
      <w:pPr>
        <w:pStyle w:val="ListParagraph"/>
        <w:numPr>
          <w:ilvl w:val="0"/>
          <w:numId w:val="3"/>
        </w:numPr>
        <w:spacing w:after="60"/>
      </w:pPr>
      <w:r>
        <w:rPr>
          <w:b/>
          <w:bCs/>
        </w:rPr>
        <w:t>Sight and hearing.</w:t>
      </w:r>
      <w:r>
        <w:t xml:space="preserve"> A closed helm gives a −2 Situation penalty to Awareness checks, your Awareness Threshold, and Initiative; an open helm, −1. The Head Zone’s Protection is bought with your eyes.</w:t>
      </w:r>
    </w:p>
    <w:p w14:paraId="22EB48A0" w14:textId="77777777" w:rsidR="00882086" w:rsidRDefault="00000000">
      <w:pPr>
        <w:pStyle w:val="ListParagraph"/>
        <w:numPr>
          <w:ilvl w:val="0"/>
          <w:numId w:val="3"/>
        </w:numPr>
        <w:spacing w:after="60"/>
      </w:pPr>
      <w:r>
        <w:rPr>
          <w:b/>
          <w:bCs/>
        </w:rPr>
        <w:t>Speed at the margin.</w:t>
      </w:r>
      <w:r>
        <w:t xml:space="preserve"> Armor does not slow a walk; it kills a sprint and a climb. Your Rush and Leap distances are reduced by your Load Strain in feet, and Climb and Swim are Athletics checks, so Load Strain already applies to them.</w:t>
      </w:r>
    </w:p>
    <w:p w14:paraId="374DE63C" w14:textId="77777777" w:rsidR="00882086" w:rsidRDefault="00882086"/>
    <w:p w14:paraId="428669E8" w14:textId="77777777" w:rsidR="00882086" w:rsidRDefault="00000000">
      <w:r>
        <w:t xml:space="preserve">Training in </w:t>
      </w:r>
      <w:r>
        <w:rPr>
          <w:i/>
          <w:iCs/>
        </w:rPr>
        <w:t>Endure</w:t>
      </w:r>
      <w:r>
        <w:t xml:space="preserve"> reduces Load Strain as your Proficiency Rank in it rises.</w:t>
      </w:r>
    </w:p>
    <w:p w14:paraId="3999C884"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Armor Pieces</w:t>
      </w:r>
    </w:p>
    <w:tbl>
      <w:tblPr>
        <w:tblW w:w="7195" w:type="dxa"/>
        <w:tblLayout w:type="fixed"/>
        <w:tblCellMar>
          <w:top w:w="40" w:type="dxa"/>
          <w:left w:w="80" w:type="dxa"/>
          <w:bottom w:w="40" w:type="dxa"/>
          <w:right w:w="80" w:type="dxa"/>
        </w:tblCellMar>
        <w:tblLook w:val="04A0" w:firstRow="1" w:lastRow="0" w:firstColumn="1" w:lastColumn="0" w:noHBand="0" w:noVBand="1"/>
      </w:tblPr>
      <w:tblGrid>
        <w:gridCol w:w="2176"/>
        <w:gridCol w:w="700"/>
        <w:gridCol w:w="1170"/>
        <w:gridCol w:w="810"/>
        <w:gridCol w:w="901"/>
        <w:gridCol w:w="1438"/>
      </w:tblGrid>
      <w:tr w:rsidR="00882086" w14:paraId="29AC627D" w14:textId="77777777">
        <w:trPr>
          <w:cantSplit/>
          <w:tblHeader/>
        </w:trPr>
        <w:tc>
          <w:tcPr>
            <w:tcW w:w="21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BAE449F" w14:textId="77777777" w:rsidR="00882086" w:rsidRDefault="00000000">
            <w:pPr>
              <w:spacing w:before="20" w:after="20"/>
            </w:pPr>
            <w:r>
              <w:rPr>
                <w:b/>
                <w:bCs/>
                <w:color w:val="FFFFFF"/>
                <w:sz w:val="19"/>
                <w:szCs w:val="19"/>
              </w:rPr>
              <w:t>Piece</w:t>
            </w:r>
          </w:p>
        </w:tc>
        <w:tc>
          <w:tcPr>
            <w:tcW w:w="7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78B6B57" w14:textId="77777777" w:rsidR="00882086" w:rsidRDefault="00000000">
            <w:pPr>
              <w:spacing w:before="20" w:after="20"/>
              <w:rPr>
                <w:b/>
                <w:bCs/>
              </w:rPr>
            </w:pPr>
            <w:r>
              <w:rPr>
                <w:b/>
                <w:bCs/>
                <w:color w:val="FFFFFF" w:themeColor="background1"/>
              </w:rPr>
              <w:t>Zone</w:t>
            </w:r>
          </w:p>
        </w:tc>
        <w:tc>
          <w:tcPr>
            <w:tcW w:w="117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AA1D1CE" w14:textId="77777777" w:rsidR="00882086" w:rsidRDefault="00000000">
            <w:pPr>
              <w:spacing w:before="20" w:after="20"/>
              <w:rPr>
                <w:b/>
                <w:bCs/>
                <w:color w:val="FFFFFF"/>
                <w:sz w:val="19"/>
                <w:szCs w:val="19"/>
              </w:rPr>
            </w:pPr>
            <w:r>
              <w:rPr>
                <w:b/>
                <w:bCs/>
                <w:color w:val="FFFFFF"/>
                <w:sz w:val="19"/>
                <w:szCs w:val="19"/>
              </w:rPr>
              <w:t>Protection</w:t>
            </w:r>
          </w:p>
        </w:tc>
        <w:tc>
          <w:tcPr>
            <w:tcW w:w="8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CFAA693" w14:textId="77777777" w:rsidR="00882086" w:rsidRDefault="00000000">
            <w:pPr>
              <w:spacing w:before="20" w:after="20"/>
              <w:rPr>
                <w:b/>
                <w:bCs/>
                <w:color w:val="FFFFFF"/>
                <w:sz w:val="19"/>
                <w:szCs w:val="19"/>
              </w:rPr>
            </w:pPr>
            <w:r>
              <w:rPr>
                <w:b/>
                <w:bCs/>
                <w:color w:val="FFFFFF"/>
                <w:sz w:val="19"/>
                <w:szCs w:val="19"/>
              </w:rPr>
              <w:t>Load</w:t>
            </w:r>
          </w:p>
        </w:tc>
        <w:tc>
          <w:tcPr>
            <w:tcW w:w="90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6D52DF7" w14:textId="77777777" w:rsidR="00882086" w:rsidRDefault="00000000">
            <w:pPr>
              <w:spacing w:before="20" w:after="20"/>
              <w:rPr>
                <w:b/>
                <w:bCs/>
                <w:color w:val="FFFFFF"/>
                <w:sz w:val="19"/>
                <w:szCs w:val="19"/>
              </w:rPr>
            </w:pPr>
            <w:r>
              <w:rPr>
                <w:b/>
                <w:bCs/>
                <w:color w:val="FFFFFF"/>
                <w:sz w:val="19"/>
                <w:szCs w:val="19"/>
              </w:rPr>
              <w:t>Price</w:t>
            </w:r>
          </w:p>
        </w:tc>
        <w:tc>
          <w:tcPr>
            <w:tcW w:w="143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B515164" w14:textId="77777777" w:rsidR="00882086" w:rsidRDefault="00000000">
            <w:pPr>
              <w:spacing w:before="20" w:after="20"/>
              <w:rPr>
                <w:b/>
                <w:bCs/>
                <w:color w:val="FFFFFF"/>
                <w:sz w:val="19"/>
                <w:szCs w:val="19"/>
              </w:rPr>
            </w:pPr>
            <w:r>
              <w:rPr>
                <w:b/>
                <w:bCs/>
                <w:color w:val="FFFFFF"/>
                <w:sz w:val="19"/>
                <w:szCs w:val="19"/>
              </w:rPr>
              <w:t>Traits</w:t>
            </w:r>
          </w:p>
        </w:tc>
      </w:tr>
      <w:tr w:rsidR="00882086" w14:paraId="4D85E2B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4B244F" w14:textId="77777777" w:rsidR="00882086" w:rsidRDefault="00000000">
            <w:pPr>
              <w:spacing w:before="20" w:after="20"/>
            </w:pPr>
            <w:r>
              <w:t>Padded coif</w:t>
            </w:r>
          </w:p>
        </w:tc>
        <w:tc>
          <w:tcPr>
            <w:tcW w:w="7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BCCECE"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6C568216"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C96A3F"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2FDCE39"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DDD4AA8" w14:textId="77777777" w:rsidR="00882086" w:rsidRDefault="00000000">
            <w:pPr>
              <w:spacing w:before="20" w:after="20"/>
              <w:rPr>
                <w:sz w:val="19"/>
                <w:szCs w:val="19"/>
              </w:rPr>
            </w:pPr>
            <w:r>
              <w:rPr>
                <w:sz w:val="19"/>
                <w:szCs w:val="19"/>
              </w:rPr>
              <w:t>Padded, Comfort</w:t>
            </w:r>
          </w:p>
        </w:tc>
      </w:tr>
      <w:tr w:rsidR="00882086" w14:paraId="2443B502"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457CF4A" w14:textId="77777777" w:rsidR="00882086" w:rsidRDefault="00000000">
            <w:pPr>
              <w:spacing w:before="20" w:after="20"/>
            </w:pPr>
            <w:r>
              <w:t>Leather cap</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7B81BEE"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D144F54"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342980"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F28E121" w14:textId="77777777" w:rsidR="00882086" w:rsidRDefault="00000000">
            <w:pPr>
              <w:spacing w:before="20" w:after="20"/>
              <w:rPr>
                <w:sz w:val="19"/>
                <w:szCs w:val="19"/>
              </w:rPr>
            </w:pPr>
            <w:r>
              <w:rPr>
                <w:sz w:val="19"/>
                <w:szCs w:val="19"/>
              </w:rPr>
              <w:t>2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51695B" w14:textId="77777777" w:rsidR="00882086" w:rsidRDefault="00000000">
            <w:pPr>
              <w:spacing w:before="20" w:after="20"/>
              <w:rPr>
                <w:sz w:val="19"/>
                <w:szCs w:val="19"/>
              </w:rPr>
            </w:pPr>
            <w:r>
              <w:rPr>
                <w:sz w:val="19"/>
                <w:szCs w:val="19"/>
              </w:rPr>
              <w:t>Leather, Quiet</w:t>
            </w:r>
          </w:p>
        </w:tc>
      </w:tr>
      <w:tr w:rsidR="00882086" w14:paraId="400FAEA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83C53F" w14:textId="77777777" w:rsidR="00882086" w:rsidRDefault="00000000">
            <w:pPr>
              <w:spacing w:before="20" w:after="20"/>
            </w:pPr>
            <w:r>
              <w:t>Open helm</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32F294"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390F8CC"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BA58C91"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90E6414"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8221F18" w14:textId="77777777" w:rsidR="00882086" w:rsidRDefault="00000000">
            <w:pPr>
              <w:spacing w:before="20" w:after="20"/>
              <w:rPr>
                <w:sz w:val="19"/>
                <w:szCs w:val="19"/>
              </w:rPr>
            </w:pPr>
            <w:r>
              <w:rPr>
                <w:sz w:val="19"/>
                <w:szCs w:val="19"/>
              </w:rPr>
              <w:t>Plate</w:t>
            </w:r>
          </w:p>
        </w:tc>
      </w:tr>
      <w:tr w:rsidR="00882086" w14:paraId="291F0E36"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AC8C85" w14:textId="77777777" w:rsidR="00882086" w:rsidRDefault="00000000">
            <w:pPr>
              <w:spacing w:before="20" w:after="20"/>
              <w:rPr>
                <w:sz w:val="19"/>
                <w:szCs w:val="19"/>
              </w:rPr>
            </w:pPr>
            <w:r>
              <w:rPr>
                <w:sz w:val="19"/>
                <w:szCs w:val="19"/>
              </w:rPr>
              <w:t>Scale coif</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979F35"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5C3ACBE"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EC6AB7F"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6AE02FF"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B5E500" w14:textId="77777777" w:rsidR="00882086" w:rsidRDefault="00000000">
            <w:pPr>
              <w:spacing w:before="20" w:after="20"/>
              <w:rPr>
                <w:sz w:val="19"/>
                <w:szCs w:val="19"/>
              </w:rPr>
            </w:pPr>
            <w:r>
              <w:rPr>
                <w:sz w:val="19"/>
                <w:szCs w:val="19"/>
              </w:rPr>
              <w:t>Scale, Noisy</w:t>
            </w:r>
          </w:p>
        </w:tc>
      </w:tr>
      <w:tr w:rsidR="00882086" w14:paraId="5A15CF9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105F6" w14:textId="77777777" w:rsidR="00882086" w:rsidRDefault="00000000">
            <w:pPr>
              <w:spacing w:before="20" w:after="20"/>
              <w:rPr>
                <w:sz w:val="19"/>
                <w:szCs w:val="19"/>
              </w:rPr>
            </w:pPr>
            <w:r>
              <w:rPr>
                <w:sz w:val="19"/>
                <w:szCs w:val="19"/>
              </w:rPr>
              <w:lastRenderedPageBreak/>
              <w:t>Closed helm</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FE67C3"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BDF82EC"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AE84D4"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2AA4D6"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028E32" w14:textId="77777777" w:rsidR="00882086" w:rsidRDefault="00000000">
            <w:pPr>
              <w:spacing w:before="20" w:after="20"/>
              <w:rPr>
                <w:sz w:val="19"/>
                <w:szCs w:val="19"/>
              </w:rPr>
            </w:pPr>
            <w:r>
              <w:rPr>
                <w:sz w:val="19"/>
                <w:szCs w:val="19"/>
              </w:rPr>
              <w:t>Plate</w:t>
            </w:r>
          </w:p>
        </w:tc>
      </w:tr>
      <w:tr w:rsidR="00882086" w14:paraId="693D109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C9628C" w14:textId="77777777" w:rsidR="00882086" w:rsidRDefault="00000000">
            <w:pPr>
              <w:spacing w:before="20" w:after="20"/>
              <w:rPr>
                <w:sz w:val="19"/>
                <w:szCs w:val="19"/>
              </w:rPr>
            </w:pPr>
            <w:r>
              <w:rPr>
                <w:sz w:val="19"/>
                <w:szCs w:val="19"/>
              </w:rPr>
              <w:t>Gambeson</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D64483"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80F4383"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9DBE0D"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A90BAD0"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5B78FA" w14:textId="77777777" w:rsidR="00882086" w:rsidRDefault="00000000">
            <w:pPr>
              <w:spacing w:before="20" w:after="20"/>
              <w:rPr>
                <w:sz w:val="19"/>
                <w:szCs w:val="19"/>
              </w:rPr>
            </w:pPr>
            <w:r>
              <w:rPr>
                <w:sz w:val="19"/>
                <w:szCs w:val="19"/>
              </w:rPr>
              <w:t>Padded, Comfort, Quiet</w:t>
            </w:r>
          </w:p>
        </w:tc>
      </w:tr>
      <w:tr w:rsidR="00882086" w14:paraId="74DE724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B28822" w14:textId="77777777" w:rsidR="00882086" w:rsidRDefault="00000000">
            <w:pPr>
              <w:spacing w:before="20" w:after="20"/>
              <w:rPr>
                <w:sz w:val="19"/>
                <w:szCs w:val="19"/>
              </w:rPr>
            </w:pPr>
            <w:r>
              <w:rPr>
                <w:sz w:val="19"/>
                <w:szCs w:val="19"/>
              </w:rPr>
              <w:t>Leather cuirass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A1D7649"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74FCAFB"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2AA759"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62C298"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D02313" w14:textId="77777777" w:rsidR="00882086" w:rsidRDefault="00000000">
            <w:pPr>
              <w:spacing w:before="20" w:after="20"/>
              <w:rPr>
                <w:sz w:val="19"/>
                <w:szCs w:val="19"/>
              </w:rPr>
            </w:pPr>
            <w:r>
              <w:rPr>
                <w:sz w:val="19"/>
                <w:szCs w:val="19"/>
              </w:rPr>
              <w:t>Leather, Quiet</w:t>
            </w:r>
          </w:p>
        </w:tc>
      </w:tr>
      <w:tr w:rsidR="00882086" w14:paraId="0B3C79A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D320F5" w14:textId="77777777" w:rsidR="00882086" w:rsidRDefault="00000000">
            <w:pPr>
              <w:spacing w:before="20" w:after="20"/>
              <w:rPr>
                <w:sz w:val="19"/>
                <w:szCs w:val="19"/>
              </w:rPr>
            </w:pPr>
            <w:r>
              <w:rPr>
                <w:sz w:val="19"/>
                <w:szCs w:val="19"/>
              </w:rPr>
              <w:t>Mail shirt</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A40098"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8B7736D"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0D3FCE2"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F99443E"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DBC5B4" w14:textId="77777777" w:rsidR="00882086" w:rsidRDefault="00000000">
            <w:pPr>
              <w:spacing w:before="20" w:after="20"/>
              <w:rPr>
                <w:sz w:val="19"/>
                <w:szCs w:val="19"/>
              </w:rPr>
            </w:pPr>
            <w:r>
              <w:rPr>
                <w:sz w:val="19"/>
                <w:szCs w:val="19"/>
              </w:rPr>
              <w:t>Mail, Noisy</w:t>
            </w:r>
          </w:p>
        </w:tc>
      </w:tr>
      <w:tr w:rsidR="00882086" w14:paraId="4FEA8B6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141832" w14:textId="77777777" w:rsidR="00882086" w:rsidRDefault="00000000">
            <w:pPr>
              <w:spacing w:before="20" w:after="20"/>
              <w:rPr>
                <w:sz w:val="19"/>
                <w:szCs w:val="19"/>
              </w:rPr>
            </w:pPr>
            <w:r>
              <w:rPr>
                <w:sz w:val="19"/>
                <w:szCs w:val="19"/>
              </w:rPr>
              <w:t>Scale hauberk</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F0FACC"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AD24CA3"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0D2CB9A"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1D9AA3D"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664B117" w14:textId="77777777" w:rsidR="00882086" w:rsidRDefault="00000000">
            <w:pPr>
              <w:spacing w:before="20" w:after="20"/>
              <w:rPr>
                <w:sz w:val="19"/>
                <w:szCs w:val="19"/>
              </w:rPr>
            </w:pPr>
            <w:r>
              <w:rPr>
                <w:sz w:val="19"/>
                <w:szCs w:val="19"/>
              </w:rPr>
              <w:t>Scale, Noisy</w:t>
            </w:r>
          </w:p>
        </w:tc>
      </w:tr>
      <w:tr w:rsidR="00882086" w14:paraId="7BD499E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F2FCA1" w14:textId="77777777" w:rsidR="00882086" w:rsidRDefault="00000000">
            <w:pPr>
              <w:spacing w:before="20" w:after="20"/>
              <w:rPr>
                <w:sz w:val="19"/>
                <w:szCs w:val="19"/>
              </w:rPr>
            </w:pPr>
            <w:r>
              <w:rPr>
                <w:sz w:val="19"/>
                <w:szCs w:val="19"/>
              </w:rPr>
              <w:t>Breastplate</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D2A340"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ACDA457"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26927E"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8CED366" w14:textId="77777777" w:rsidR="00882086" w:rsidRDefault="00000000">
            <w:pPr>
              <w:spacing w:before="20" w:after="20"/>
              <w:rPr>
                <w:sz w:val="19"/>
                <w:szCs w:val="19"/>
              </w:rPr>
            </w:pPr>
            <w:r>
              <w:rPr>
                <w:sz w:val="19"/>
                <w:szCs w:val="19"/>
              </w:rPr>
              <w:t>15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90D1FD" w14:textId="77777777" w:rsidR="00882086" w:rsidRDefault="00000000">
            <w:pPr>
              <w:spacing w:before="20" w:after="20"/>
              <w:rPr>
                <w:sz w:val="19"/>
                <w:szCs w:val="19"/>
              </w:rPr>
            </w:pPr>
            <w:r>
              <w:rPr>
                <w:sz w:val="19"/>
                <w:szCs w:val="19"/>
              </w:rPr>
              <w:t>Plate, Noisy</w:t>
            </w:r>
          </w:p>
        </w:tc>
      </w:tr>
      <w:tr w:rsidR="00882086" w14:paraId="1FA72A8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20CEDE" w14:textId="77777777" w:rsidR="00882086" w:rsidRDefault="00000000">
            <w:pPr>
              <w:spacing w:before="20" w:after="20"/>
              <w:rPr>
                <w:sz w:val="19"/>
                <w:szCs w:val="19"/>
              </w:rPr>
            </w:pPr>
            <w:r>
              <w:rPr>
                <w:sz w:val="19"/>
                <w:szCs w:val="19"/>
              </w:rPr>
              <w:t>Padded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ACEB0C"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BC20161"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CBBADCB"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07307E"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9DC3341" w14:textId="77777777" w:rsidR="00882086" w:rsidRDefault="00000000">
            <w:pPr>
              <w:spacing w:before="20" w:after="20"/>
              <w:rPr>
                <w:sz w:val="19"/>
                <w:szCs w:val="19"/>
              </w:rPr>
            </w:pPr>
            <w:r>
              <w:rPr>
                <w:sz w:val="19"/>
                <w:szCs w:val="19"/>
              </w:rPr>
              <w:t>Padded, Comfort</w:t>
            </w:r>
          </w:p>
        </w:tc>
      </w:tr>
      <w:tr w:rsidR="00882086" w14:paraId="1528E84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16E4FD" w14:textId="77777777" w:rsidR="00882086" w:rsidRDefault="00000000">
            <w:pPr>
              <w:spacing w:before="20" w:after="20"/>
              <w:rPr>
                <w:sz w:val="19"/>
                <w:szCs w:val="19"/>
              </w:rPr>
            </w:pPr>
            <w:r>
              <w:rPr>
                <w:sz w:val="19"/>
                <w:szCs w:val="19"/>
              </w:rPr>
              <w:t>Leather bracers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5BB259"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0D5E4AA"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B2098D"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1253E1C"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CCBAD9" w14:textId="77777777" w:rsidR="00882086" w:rsidRDefault="00000000">
            <w:pPr>
              <w:spacing w:before="20" w:after="20"/>
              <w:rPr>
                <w:sz w:val="19"/>
                <w:szCs w:val="19"/>
              </w:rPr>
            </w:pPr>
            <w:r>
              <w:rPr>
                <w:sz w:val="19"/>
                <w:szCs w:val="19"/>
              </w:rPr>
              <w:t>Leather, Quiet</w:t>
            </w:r>
          </w:p>
        </w:tc>
      </w:tr>
      <w:tr w:rsidR="00882086" w14:paraId="43B55821"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63D6A4" w14:textId="77777777" w:rsidR="00882086" w:rsidRDefault="00000000">
            <w:pPr>
              <w:spacing w:before="20" w:after="20"/>
              <w:rPr>
                <w:sz w:val="19"/>
                <w:szCs w:val="19"/>
              </w:rPr>
            </w:pPr>
            <w:r>
              <w:rPr>
                <w:sz w:val="19"/>
                <w:szCs w:val="19"/>
              </w:rPr>
              <w:t>Mail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2E2C2A"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8613840"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B7C5CC"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92BCEB8"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0A637BE" w14:textId="77777777" w:rsidR="00882086" w:rsidRDefault="00000000">
            <w:pPr>
              <w:spacing w:before="20" w:after="20"/>
              <w:rPr>
                <w:sz w:val="19"/>
                <w:szCs w:val="19"/>
              </w:rPr>
            </w:pPr>
            <w:r>
              <w:rPr>
                <w:sz w:val="19"/>
                <w:szCs w:val="19"/>
              </w:rPr>
              <w:t>Mail, Noisy</w:t>
            </w:r>
          </w:p>
        </w:tc>
      </w:tr>
      <w:tr w:rsidR="00882086" w14:paraId="59BA4E26"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02B73E" w14:textId="77777777" w:rsidR="00882086" w:rsidRDefault="00000000">
            <w:pPr>
              <w:spacing w:before="20" w:after="20"/>
              <w:rPr>
                <w:sz w:val="19"/>
                <w:szCs w:val="19"/>
              </w:rPr>
            </w:pPr>
            <w:r>
              <w:rPr>
                <w:sz w:val="19"/>
                <w:szCs w:val="19"/>
              </w:rPr>
              <w:t>Scale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3C836A"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A8A54B3"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7E00CAD"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5324C8" w14:textId="77777777" w:rsidR="00882086" w:rsidRDefault="00000000">
            <w:pPr>
              <w:spacing w:before="20" w:after="20"/>
              <w:rPr>
                <w:sz w:val="19"/>
                <w:szCs w:val="19"/>
              </w:rPr>
            </w:pPr>
            <w:r>
              <w:rPr>
                <w:sz w:val="19"/>
                <w:szCs w:val="19"/>
              </w:rPr>
              <w:t>6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5B707FE" w14:textId="77777777" w:rsidR="00882086" w:rsidRDefault="00000000">
            <w:pPr>
              <w:spacing w:before="20" w:after="20"/>
              <w:rPr>
                <w:sz w:val="19"/>
                <w:szCs w:val="19"/>
              </w:rPr>
            </w:pPr>
            <w:r>
              <w:rPr>
                <w:sz w:val="19"/>
                <w:szCs w:val="19"/>
              </w:rPr>
              <w:t>Scale, Noisy</w:t>
            </w:r>
          </w:p>
        </w:tc>
      </w:tr>
      <w:tr w:rsidR="00882086" w14:paraId="6A4EE5A9"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54EE75" w14:textId="77777777" w:rsidR="00882086" w:rsidRDefault="00000000">
            <w:pPr>
              <w:spacing w:before="20" w:after="20"/>
              <w:rPr>
                <w:sz w:val="19"/>
                <w:szCs w:val="19"/>
              </w:rPr>
            </w:pPr>
            <w:r>
              <w:rPr>
                <w:sz w:val="19"/>
                <w:szCs w:val="19"/>
              </w:rPr>
              <w:t>Vambraces w/ gauntlets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4CD27F"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23443BA"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171E7F"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3F9C594"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01D97A1" w14:textId="77777777" w:rsidR="00882086" w:rsidRDefault="00000000">
            <w:pPr>
              <w:spacing w:before="20" w:after="20"/>
              <w:rPr>
                <w:sz w:val="19"/>
                <w:szCs w:val="19"/>
              </w:rPr>
            </w:pPr>
            <w:r>
              <w:rPr>
                <w:sz w:val="19"/>
                <w:szCs w:val="19"/>
              </w:rPr>
              <w:t>Plate, Noisy</w:t>
            </w:r>
          </w:p>
        </w:tc>
      </w:tr>
      <w:tr w:rsidR="00882086" w14:paraId="763991C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CD6CFE" w14:textId="77777777" w:rsidR="00882086" w:rsidRDefault="00000000">
            <w:pPr>
              <w:spacing w:before="20" w:after="20"/>
              <w:rPr>
                <w:sz w:val="19"/>
                <w:szCs w:val="19"/>
              </w:rPr>
            </w:pPr>
            <w:r>
              <w:rPr>
                <w:sz w:val="19"/>
                <w:szCs w:val="19"/>
              </w:rPr>
              <w:t>Padded leggings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DB3BFE"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3995286"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BFF8A96"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748745"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2760F66" w14:textId="77777777" w:rsidR="00882086" w:rsidRDefault="00000000">
            <w:pPr>
              <w:spacing w:before="20" w:after="20"/>
              <w:rPr>
                <w:sz w:val="19"/>
                <w:szCs w:val="19"/>
              </w:rPr>
            </w:pPr>
            <w:r>
              <w:rPr>
                <w:sz w:val="19"/>
                <w:szCs w:val="19"/>
              </w:rPr>
              <w:t>Padded, Comfort</w:t>
            </w:r>
          </w:p>
        </w:tc>
      </w:tr>
      <w:tr w:rsidR="00882086" w14:paraId="19734054"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9A2AFB" w14:textId="77777777" w:rsidR="00882086" w:rsidRDefault="00000000">
            <w:pPr>
              <w:spacing w:before="20" w:after="20"/>
              <w:rPr>
                <w:sz w:val="19"/>
                <w:szCs w:val="19"/>
              </w:rPr>
            </w:pPr>
            <w:r>
              <w:rPr>
                <w:sz w:val="19"/>
                <w:szCs w:val="19"/>
              </w:rPr>
              <w:t>Leather leggings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6F8EC3"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4C4B5CB"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7EF63F"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B9D65C"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2614A7B" w14:textId="77777777" w:rsidR="00882086" w:rsidRDefault="00000000">
            <w:pPr>
              <w:spacing w:before="20" w:after="20"/>
              <w:rPr>
                <w:sz w:val="19"/>
                <w:szCs w:val="19"/>
              </w:rPr>
            </w:pPr>
            <w:r>
              <w:rPr>
                <w:sz w:val="19"/>
                <w:szCs w:val="19"/>
              </w:rPr>
              <w:t>Leather, Quiet</w:t>
            </w:r>
          </w:p>
        </w:tc>
      </w:tr>
      <w:tr w:rsidR="00882086" w14:paraId="09C1A3F1"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77A2DD" w14:textId="77777777" w:rsidR="00882086" w:rsidRDefault="00000000">
            <w:pPr>
              <w:spacing w:before="20" w:after="20"/>
              <w:rPr>
                <w:sz w:val="19"/>
                <w:szCs w:val="19"/>
              </w:rPr>
            </w:pPr>
            <w:r>
              <w:rPr>
                <w:sz w:val="19"/>
                <w:szCs w:val="19"/>
              </w:rPr>
              <w:t>Mail chausses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AFFC03"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F63BF27"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A9209E"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3554B5B"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A38A293" w14:textId="77777777" w:rsidR="00882086" w:rsidRDefault="00000000">
            <w:pPr>
              <w:spacing w:before="20" w:after="20"/>
              <w:rPr>
                <w:sz w:val="19"/>
                <w:szCs w:val="19"/>
              </w:rPr>
            </w:pPr>
            <w:r>
              <w:rPr>
                <w:sz w:val="19"/>
                <w:szCs w:val="19"/>
              </w:rPr>
              <w:t>Mail, Noisy</w:t>
            </w:r>
          </w:p>
        </w:tc>
      </w:tr>
      <w:tr w:rsidR="00882086" w14:paraId="4FDDE89C"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BB136A" w14:textId="77777777" w:rsidR="00882086" w:rsidRDefault="00000000">
            <w:pPr>
              <w:spacing w:before="20" w:after="20"/>
              <w:rPr>
                <w:sz w:val="19"/>
                <w:szCs w:val="19"/>
              </w:rPr>
            </w:pPr>
            <w:r>
              <w:rPr>
                <w:sz w:val="19"/>
                <w:szCs w:val="19"/>
              </w:rPr>
              <w:t>Scale skirt</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7E4B28E"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A2E4C1"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32E7AA2"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9236D5F" w14:textId="77777777" w:rsidR="00882086" w:rsidRDefault="00000000">
            <w:pPr>
              <w:spacing w:before="20" w:after="20"/>
              <w:rPr>
                <w:sz w:val="19"/>
                <w:szCs w:val="19"/>
              </w:rPr>
            </w:pPr>
            <w:r>
              <w:rPr>
                <w:sz w:val="19"/>
                <w:szCs w:val="19"/>
              </w:rPr>
              <w:t>6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27AB28" w14:textId="77777777" w:rsidR="00882086" w:rsidRDefault="00000000">
            <w:pPr>
              <w:spacing w:before="20" w:after="20"/>
              <w:rPr>
                <w:sz w:val="19"/>
                <w:szCs w:val="19"/>
              </w:rPr>
            </w:pPr>
            <w:r>
              <w:rPr>
                <w:sz w:val="19"/>
                <w:szCs w:val="19"/>
              </w:rPr>
              <w:t>Scale, Noisy</w:t>
            </w:r>
          </w:p>
        </w:tc>
      </w:tr>
      <w:tr w:rsidR="00882086" w14:paraId="0D38078E"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3182AA" w14:textId="77777777" w:rsidR="00882086" w:rsidRDefault="00000000">
            <w:pPr>
              <w:spacing w:before="20" w:after="20"/>
              <w:rPr>
                <w:sz w:val="19"/>
                <w:szCs w:val="19"/>
              </w:rPr>
            </w:pPr>
            <w:r>
              <w:rPr>
                <w:sz w:val="19"/>
                <w:szCs w:val="19"/>
              </w:rPr>
              <w:t>Greaves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96E6D00"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589083"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CACC0A5"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671F41"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26EBFC" w14:textId="77777777" w:rsidR="00882086" w:rsidRDefault="00000000">
            <w:pPr>
              <w:spacing w:before="20" w:after="20"/>
              <w:rPr>
                <w:sz w:val="19"/>
                <w:szCs w:val="19"/>
              </w:rPr>
            </w:pPr>
            <w:r>
              <w:rPr>
                <w:sz w:val="19"/>
                <w:szCs w:val="19"/>
              </w:rPr>
              <w:t>Plate, Noisy</w:t>
            </w:r>
          </w:p>
        </w:tc>
      </w:tr>
    </w:tbl>
    <w:p w14:paraId="3986805E" w14:textId="77777777" w:rsidR="00882086" w:rsidRDefault="00882086"/>
    <w:p w14:paraId="77F76F4F" w14:textId="77777777" w:rsidR="00882086" w:rsidRDefault="00000000">
      <w:pPr>
        <w:rPr>
          <w:b/>
          <w:bCs/>
        </w:rPr>
      </w:pPr>
      <w:r>
        <w:rPr>
          <w:b/>
          <w:bCs/>
        </w:rPr>
        <w:t>Armor of proof.</w:t>
      </w:r>
      <w:r>
        <w:t xml:space="preserve"> Every piece is made of something, and every material has a blow it turns badly. </w:t>
      </w:r>
      <w:r>
        <w:rPr>
          <w:b/>
          <w:bCs/>
        </w:rPr>
        <w:t>Against the damage type its material turns poorly, a piece's Protection is reduced by 1:</w:t>
      </w:r>
    </w:p>
    <w:p w14:paraId="6A762FBE" w14:textId="77777777" w:rsidR="00882086" w:rsidRDefault="00000000">
      <w:pPr>
        <w:pStyle w:val="ListParagraph"/>
        <w:numPr>
          <w:ilvl w:val="0"/>
          <w:numId w:val="4"/>
        </w:numPr>
      </w:pPr>
      <w:r>
        <w:t>Padded and leather turn slashing poorly.</w:t>
      </w:r>
    </w:p>
    <w:p w14:paraId="53128A94" w14:textId="77777777" w:rsidR="00882086" w:rsidRDefault="00000000">
      <w:pPr>
        <w:pStyle w:val="ListParagraph"/>
        <w:numPr>
          <w:ilvl w:val="0"/>
          <w:numId w:val="4"/>
        </w:numPr>
      </w:pPr>
      <w:r>
        <w:t>Mail turns piercing poorly.</w:t>
      </w:r>
    </w:p>
    <w:p w14:paraId="095B2197" w14:textId="77777777" w:rsidR="00882086" w:rsidRDefault="00000000">
      <w:pPr>
        <w:pStyle w:val="ListParagraph"/>
        <w:numPr>
          <w:ilvl w:val="0"/>
          <w:numId w:val="4"/>
        </w:numPr>
      </w:pPr>
      <w:r>
        <w:t>Scale turns nothing poorly.</w:t>
      </w:r>
    </w:p>
    <w:p w14:paraId="08245ED2" w14:textId="77777777" w:rsidR="00882086" w:rsidRDefault="00000000">
      <w:pPr>
        <w:pStyle w:val="ListParagraph"/>
        <w:numPr>
          <w:ilvl w:val="0"/>
          <w:numId w:val="4"/>
        </w:numPr>
      </w:pPr>
      <w:r>
        <w:t>Plate turns bludgeoning poorly.</w:t>
      </w:r>
    </w:p>
    <w:p w14:paraId="76566445" w14:textId="77777777" w:rsidR="00882086" w:rsidRDefault="00882086"/>
    <w:p w14:paraId="6B519DEE" w14:textId="77777777" w:rsidR="00882086" w:rsidRDefault="00000000">
      <w:r>
        <w:t xml:space="preserve">The sword rules the unarmored field, the spear point defeats mail, and the mace is the answer to plate. It is why a careful fighter carries more than one weapon, and why </w:t>
      </w:r>
      <w:r>
        <w:rPr>
          <w:i/>
          <w:iCs/>
        </w:rPr>
        <w:t>versatile</w:t>
      </w:r>
      <w:r>
        <w:t xml:space="preserve"> is worth more than it looks: a longsword that can thrust is a longsword that can fight mail.</w:t>
      </w:r>
    </w:p>
    <w:p w14:paraId="35249ED6" w14:textId="77777777" w:rsidR="00882086" w:rsidRDefault="00882086"/>
    <w:p w14:paraId="58EE3675" w14:textId="77777777" w:rsidR="00882086" w:rsidRDefault="00000000">
      <w:pPr>
        <w:rPr>
          <w:b/>
          <w:bCs/>
        </w:rPr>
      </w:pPr>
      <w:r>
        <w:rPr>
          <w:b/>
          <w:bCs/>
        </w:rPr>
        <w:t>Two rules for mixed kit</w:t>
      </w:r>
    </w:p>
    <w:p w14:paraId="45AC019E" w14:textId="77777777" w:rsidR="00882086" w:rsidRDefault="00000000">
      <w:r>
        <w:rPr>
          <w:b/>
          <w:bCs/>
        </w:rPr>
        <w:t>Matched harness.</w:t>
      </w:r>
      <w:r>
        <w:t xml:space="preserve"> If all four of your pieces have the same Material and Protection value, add +1 Protection to your torso and reduce your Load Strain by 1 (to a minimum of 0). A complete kit sits and moves better than a collection.</w:t>
      </w:r>
    </w:p>
    <w:p w14:paraId="72C6DF70" w14:textId="77777777" w:rsidR="00882086" w:rsidRDefault="00882086"/>
    <w:p w14:paraId="5276D21C" w14:textId="77777777" w:rsidR="00882086" w:rsidRDefault="00000000">
      <w:r>
        <w:rPr>
          <w:b/>
          <w:bCs/>
        </w:rPr>
        <w:t>Clatter.</w:t>
      </w:r>
      <w:r>
        <w:t xml:space="preserve"> If two or more of your pieces are mail or plate while your torso piece is neither, your kit rattles: you are </w:t>
      </w:r>
      <w:r>
        <w:rPr>
          <w:b/>
          <w:bCs/>
          <w:highlight w:val="green"/>
        </w:rPr>
        <w:t>Noisy</w:t>
      </w:r>
      <w:r>
        <w:t xml:space="preserve"> regardless of what the individual pieces say.</w:t>
      </w:r>
    </w:p>
    <w:p w14:paraId="336750EB" w14:textId="77777777" w:rsidR="00882086" w:rsidRDefault="00882086"/>
    <w:p w14:paraId="1D980B8F" w14:textId="77777777" w:rsidR="00882086" w:rsidRDefault="00000000">
      <w:pPr>
        <w:rPr>
          <w:b/>
          <w:bCs/>
        </w:rPr>
      </w:pPr>
      <w:r>
        <w:rPr>
          <w:b/>
          <w:bCs/>
        </w:rPr>
        <w:t>Wearing it</w:t>
      </w:r>
    </w:p>
    <w:p w14:paraId="6D002BA9" w14:textId="77777777" w:rsidR="00882086" w:rsidRDefault="00000000">
      <w:r>
        <w:t xml:space="preserve">Putting on or taking off a single piece takes </w:t>
      </w:r>
      <w:r>
        <w:rPr>
          <w:b/>
          <w:bCs/>
        </w:rPr>
        <w:t>1 minute for each point of Protection</w:t>
      </w:r>
      <w:r>
        <w:t xml:space="preserve"> </w:t>
      </w:r>
      <w:r>
        <w:rPr>
          <w:b/>
          <w:bCs/>
        </w:rPr>
        <w:t>it has</w:t>
      </w:r>
      <w:r>
        <w:t xml:space="preserve">. A full kit takes as long as its pieces. You cannot sleep in armor without waking fatigued </w:t>
      </w:r>
      <w:r>
        <w:rPr>
          <w:i/>
          <w:iCs/>
        </w:rPr>
        <w:t>unless your torso piece has comfort</w:t>
      </w:r>
      <w:r>
        <w:t>.</w:t>
      </w:r>
    </w:p>
    <w:p w14:paraId="3A97F3DF" w14:textId="77777777" w:rsidR="00882086" w:rsidRDefault="00882086"/>
    <w:p w14:paraId="7273870D" w14:textId="77777777" w:rsidR="00882086" w:rsidRDefault="00000000">
      <w:r>
        <w:t xml:space="preserve">A complete harness of plate with closed helm is four pieces, Load 7 (8, minus 1 for a matched harness), and about 45 gp. You will not be buying that at first level, and that is the point: </w:t>
      </w:r>
      <w:r>
        <w:rPr>
          <w:b/>
          <w:bCs/>
        </w:rPr>
        <w:t>everyone starts the game with gaps in their armor</w:t>
      </w:r>
      <w:r>
        <w:t>, and deciding where those holes go is your first real equipment decision.</w:t>
      </w:r>
    </w:p>
    <w:p w14:paraId="55110425" w14:textId="77777777" w:rsidR="00882086" w:rsidRDefault="00882086"/>
    <w:p w14:paraId="08D8D430" w14:textId="77777777" w:rsidR="00882086" w:rsidRDefault="00000000">
      <w:pPr>
        <w:pStyle w:val="Heading2"/>
        <w:keepNext/>
        <w:spacing w:before="240" w:after="120"/>
        <w:rPr>
          <w:rFonts w:eastAsia="Georgia"/>
          <w:b/>
          <w:bCs/>
          <w:color w:val="E2703A"/>
          <w:sz w:val="28"/>
          <w:szCs w:val="28"/>
        </w:rPr>
      </w:pPr>
      <w:bookmarkStart w:id="35" w:name="_Toc241476602"/>
      <w:r>
        <w:rPr>
          <w:rFonts w:eastAsia="Georgia"/>
          <w:b/>
          <w:bCs/>
          <w:color w:val="E2703A"/>
          <w:sz w:val="28"/>
          <w:szCs w:val="28"/>
        </w:rPr>
        <w:lastRenderedPageBreak/>
        <w:t>Shields</w:t>
      </w:r>
      <w:bookmarkEnd w:id="35"/>
    </w:p>
    <w:p w14:paraId="0150F9A0" w14:textId="77777777" w:rsidR="00882086" w:rsidRDefault="00000000">
      <w:r>
        <w:t xml:space="preserve">A shield is not armor. It grants no Protection, because it does not cover a zone; it is a tool you actively interpose, which is why it improves </w:t>
      </w:r>
      <w:r>
        <w:rPr>
          <w:i/>
          <w:iCs/>
        </w:rPr>
        <w:t>Guard</w:t>
      </w:r>
      <w:r>
        <w:t xml:space="preserve"> and only while you Raise it.</w:t>
      </w:r>
    </w:p>
    <w:p w14:paraId="1A852DD8" w14:textId="77777777" w:rsidR="00882086" w:rsidRDefault="00882086"/>
    <w:p w14:paraId="023C6C39" w14:textId="77777777" w:rsidR="00882086" w:rsidRDefault="00882086"/>
    <w:tbl>
      <w:tblPr>
        <w:tblW w:w="8390" w:type="dxa"/>
        <w:tblLayout w:type="fixed"/>
        <w:tblCellMar>
          <w:top w:w="40" w:type="dxa"/>
          <w:left w:w="80" w:type="dxa"/>
          <w:bottom w:w="40" w:type="dxa"/>
          <w:right w:w="80" w:type="dxa"/>
        </w:tblCellMar>
        <w:tblLook w:val="04A0" w:firstRow="1" w:lastRow="0" w:firstColumn="1" w:lastColumn="0" w:noHBand="0" w:noVBand="1"/>
      </w:tblPr>
      <w:tblGrid>
        <w:gridCol w:w="1344"/>
        <w:gridCol w:w="1980"/>
        <w:gridCol w:w="1422"/>
        <w:gridCol w:w="1866"/>
        <w:gridCol w:w="1778"/>
      </w:tblGrid>
      <w:tr w:rsidR="00882086" w14:paraId="2AE800DE" w14:textId="77777777">
        <w:trPr>
          <w:cantSplit/>
          <w:tblHeader/>
        </w:trPr>
        <w:tc>
          <w:tcPr>
            <w:tcW w:w="13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31080E3" w14:textId="77777777" w:rsidR="00882086" w:rsidRDefault="00000000">
            <w:pPr>
              <w:spacing w:before="20" w:after="20"/>
            </w:pPr>
            <w:r>
              <w:rPr>
                <w:b/>
                <w:bCs/>
                <w:color w:val="FFFFFF"/>
                <w:sz w:val="19"/>
                <w:szCs w:val="19"/>
              </w:rPr>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B2D732D" w14:textId="77777777" w:rsidR="00882086" w:rsidRDefault="00000000">
            <w:pPr>
              <w:spacing w:before="20" w:after="20"/>
            </w:pPr>
            <w:r>
              <w:rPr>
                <w:color w:val="FFFFFF" w:themeColor="background1"/>
              </w:rPr>
              <w:t xml:space="preserve">Gear bonus to </w:t>
            </w:r>
            <w:r>
              <w:rPr>
                <w:i/>
                <w:iCs/>
                <w:color w:val="FFFFFF" w:themeColor="background1"/>
              </w:rPr>
              <w:t xml:space="preserve">Guard </w:t>
            </w:r>
            <w:r>
              <w:rPr>
                <w:color w:val="FFFFFF" w:themeColor="background1"/>
              </w:rPr>
              <w:t xml:space="preserve">for physical </w:t>
            </w:r>
            <w:r>
              <w:rPr>
                <w:color w:val="FFFFFF" w:themeColor="background1"/>
                <w:highlight w:val="green"/>
              </w:rPr>
              <w:t>Attacks</w:t>
            </w:r>
            <w:r>
              <w:rPr>
                <w:color w:val="FFFFFF" w:themeColor="background1"/>
              </w:rPr>
              <w:t xml:space="preserve"> when Raised</w:t>
            </w:r>
          </w:p>
        </w:tc>
        <w:tc>
          <w:tcPr>
            <w:tcW w:w="142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9A84AF4" w14:textId="77777777" w:rsidR="00882086" w:rsidRDefault="00000000">
            <w:pPr>
              <w:spacing w:before="20" w:after="20"/>
              <w:rPr>
                <w:b/>
                <w:bCs/>
                <w:color w:val="FFFFFF"/>
                <w:sz w:val="19"/>
                <w:szCs w:val="19"/>
              </w:rPr>
            </w:pPr>
            <w:r>
              <w:rPr>
                <w:b/>
                <w:bCs/>
                <w:color w:val="FFFFFF"/>
                <w:sz w:val="19"/>
                <w:szCs w:val="19"/>
              </w:rPr>
              <w:t>Hardness</w:t>
            </w:r>
          </w:p>
        </w:tc>
        <w:tc>
          <w:tcPr>
            <w:tcW w:w="186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8506906" w14:textId="77777777" w:rsidR="00882086" w:rsidRDefault="00000000">
            <w:pPr>
              <w:spacing w:before="20" w:after="20"/>
              <w:rPr>
                <w:b/>
                <w:bCs/>
                <w:color w:val="FFFFFF"/>
                <w:sz w:val="19"/>
                <w:szCs w:val="19"/>
              </w:rPr>
            </w:pPr>
            <w:r>
              <w:rPr>
                <w:b/>
                <w:bCs/>
                <w:color w:val="FFFFFF"/>
                <w:sz w:val="19"/>
                <w:szCs w:val="19"/>
              </w:rPr>
              <w:t>Load</w:t>
            </w:r>
          </w:p>
        </w:tc>
        <w:tc>
          <w:tcPr>
            <w:tcW w:w="177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FDA0B15" w14:textId="77777777" w:rsidR="00882086" w:rsidRDefault="00000000">
            <w:pPr>
              <w:spacing w:before="20" w:after="20"/>
              <w:rPr>
                <w:b/>
                <w:bCs/>
                <w:color w:val="FFFFFF"/>
                <w:sz w:val="19"/>
                <w:szCs w:val="19"/>
              </w:rPr>
            </w:pPr>
            <w:r>
              <w:rPr>
                <w:b/>
                <w:bCs/>
                <w:color w:val="FFFFFF"/>
                <w:sz w:val="19"/>
                <w:szCs w:val="19"/>
              </w:rPr>
              <w:t>Price</w:t>
            </w:r>
          </w:p>
        </w:tc>
      </w:tr>
      <w:tr w:rsidR="00882086" w14:paraId="122C66E9"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760F21" w14:textId="77777777" w:rsidR="00882086" w:rsidRDefault="00000000">
            <w:pPr>
              <w:spacing w:before="20" w:after="20"/>
            </w:pPr>
            <w:r>
              <w:t>Buckler</w:t>
            </w:r>
          </w:p>
        </w:tc>
        <w:tc>
          <w:tcPr>
            <w:tcW w:w="19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2F2D98" w14:textId="77777777" w:rsidR="00882086" w:rsidRDefault="00000000">
            <w:pPr>
              <w:spacing w:before="20" w:after="20"/>
              <w:rPr>
                <w:sz w:val="19"/>
                <w:szCs w:val="19"/>
              </w:rPr>
            </w:pPr>
            <w:r>
              <w:rPr>
                <w:sz w:val="19"/>
                <w:szCs w:val="19"/>
              </w:rPr>
              <w:t>+1</w:t>
            </w:r>
          </w:p>
        </w:tc>
        <w:tc>
          <w:tcPr>
            <w:tcW w:w="14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31F4FA6F" w14:textId="77777777" w:rsidR="00882086" w:rsidRDefault="00000000">
            <w:pPr>
              <w:spacing w:before="20" w:after="20"/>
              <w:rPr>
                <w:sz w:val="19"/>
                <w:szCs w:val="19"/>
              </w:rPr>
            </w:pPr>
            <w:r>
              <w:rPr>
                <w:sz w:val="19"/>
                <w:szCs w:val="19"/>
              </w:rPr>
              <w:t>3</w:t>
            </w:r>
          </w:p>
        </w:tc>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E38427A" w14:textId="77777777" w:rsidR="00882086" w:rsidRDefault="00000000">
            <w:pPr>
              <w:spacing w:before="20" w:after="20"/>
              <w:rPr>
                <w:sz w:val="19"/>
                <w:szCs w:val="19"/>
              </w:rPr>
            </w:pPr>
            <w:r>
              <w:rPr>
                <w:sz w:val="19"/>
                <w:szCs w:val="19"/>
              </w:rPr>
              <w:t>0</w:t>
            </w:r>
          </w:p>
        </w:tc>
        <w:tc>
          <w:tcPr>
            <w:tcW w:w="177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5B071A" w14:textId="77777777" w:rsidR="00882086" w:rsidRDefault="00000000">
            <w:pPr>
              <w:spacing w:before="20" w:after="20"/>
              <w:rPr>
                <w:sz w:val="19"/>
                <w:szCs w:val="19"/>
              </w:rPr>
            </w:pPr>
            <w:r>
              <w:rPr>
                <w:sz w:val="19"/>
                <w:szCs w:val="19"/>
              </w:rPr>
              <w:t>1 gp</w:t>
            </w:r>
          </w:p>
        </w:tc>
      </w:tr>
      <w:tr w:rsidR="00882086" w14:paraId="23CB975C"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74B2DD" w14:textId="77777777" w:rsidR="00882086" w:rsidRDefault="00000000">
            <w:pPr>
              <w:spacing w:before="20" w:after="20"/>
            </w:pPr>
            <w:r>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FEA74C" w14:textId="77777777" w:rsidR="00882086" w:rsidRDefault="00000000">
            <w:pPr>
              <w:spacing w:before="20" w:after="20"/>
              <w:rPr>
                <w:sz w:val="19"/>
                <w:szCs w:val="19"/>
              </w:rPr>
            </w:pPr>
            <w:r>
              <w:rPr>
                <w:sz w:val="19"/>
                <w:szCs w:val="19"/>
              </w:rPr>
              <w:t>+2</w:t>
            </w:r>
          </w:p>
        </w:tc>
        <w:tc>
          <w:tcPr>
            <w:tcW w:w="14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B64CE5F" w14:textId="77777777" w:rsidR="00882086" w:rsidRDefault="00000000">
            <w:pPr>
              <w:spacing w:before="20" w:after="20"/>
              <w:rPr>
                <w:sz w:val="19"/>
                <w:szCs w:val="19"/>
              </w:rPr>
            </w:pPr>
            <w:r>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4E0274" w14:textId="77777777" w:rsidR="00882086" w:rsidRDefault="00000000">
            <w:pPr>
              <w:spacing w:before="20" w:after="20"/>
              <w:rPr>
                <w:sz w:val="19"/>
                <w:szCs w:val="19"/>
              </w:rPr>
            </w:pPr>
            <w:r>
              <w:rPr>
                <w:sz w:val="19"/>
                <w:szCs w:val="19"/>
              </w:rPr>
              <w:t>1</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CC10437" w14:textId="77777777" w:rsidR="00882086" w:rsidRDefault="00000000">
            <w:pPr>
              <w:spacing w:before="20" w:after="20"/>
              <w:rPr>
                <w:sz w:val="19"/>
                <w:szCs w:val="19"/>
              </w:rPr>
            </w:pPr>
            <w:r>
              <w:rPr>
                <w:sz w:val="19"/>
                <w:szCs w:val="19"/>
              </w:rPr>
              <w:t>5 gp</w:t>
            </w:r>
          </w:p>
        </w:tc>
      </w:tr>
      <w:tr w:rsidR="00882086" w14:paraId="6F70BB52"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7A750B" w14:textId="77777777" w:rsidR="00882086" w:rsidRDefault="00000000">
            <w:pPr>
              <w:spacing w:before="20" w:after="20"/>
              <w:rPr>
                <w:sz w:val="19"/>
                <w:szCs w:val="19"/>
              </w:rPr>
            </w:pPr>
            <w:r>
              <w:rPr>
                <w:sz w:val="19"/>
                <w:szCs w:val="19"/>
              </w:rPr>
              <w:t>Tower 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E911EA" w14:textId="77777777" w:rsidR="00882086" w:rsidRDefault="00000000">
            <w:pPr>
              <w:spacing w:before="20" w:after="20"/>
              <w:rPr>
                <w:sz w:val="19"/>
                <w:szCs w:val="19"/>
              </w:rPr>
            </w:pPr>
            <w:r>
              <w:rPr>
                <w:sz w:val="19"/>
                <w:szCs w:val="19"/>
              </w:rPr>
              <w:t>N/A*</w:t>
            </w:r>
          </w:p>
        </w:tc>
        <w:tc>
          <w:tcPr>
            <w:tcW w:w="14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06145EE" w14:textId="77777777" w:rsidR="00882086" w:rsidRDefault="00000000">
            <w:pPr>
              <w:spacing w:before="20" w:after="20"/>
              <w:rPr>
                <w:sz w:val="19"/>
                <w:szCs w:val="19"/>
              </w:rPr>
            </w:pPr>
            <w:r>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C4821E" w14:textId="77777777" w:rsidR="00882086" w:rsidRDefault="00000000">
            <w:pPr>
              <w:spacing w:before="20" w:after="20"/>
              <w:rPr>
                <w:sz w:val="19"/>
                <w:szCs w:val="19"/>
              </w:rPr>
            </w:pPr>
            <w:r>
              <w:rPr>
                <w:sz w:val="19"/>
                <w:szCs w:val="19"/>
              </w:rPr>
              <w:t>2</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C09DC0" w14:textId="77777777" w:rsidR="00882086" w:rsidRDefault="00000000">
            <w:pPr>
              <w:spacing w:before="20" w:after="20"/>
              <w:rPr>
                <w:sz w:val="19"/>
                <w:szCs w:val="19"/>
              </w:rPr>
            </w:pPr>
            <w:r>
              <w:rPr>
                <w:sz w:val="19"/>
                <w:szCs w:val="19"/>
              </w:rPr>
              <w:t>10 gp</w:t>
            </w:r>
          </w:p>
        </w:tc>
      </w:tr>
    </w:tbl>
    <w:p w14:paraId="52CF1A32" w14:textId="77777777" w:rsidR="00882086" w:rsidRDefault="00000000">
      <w:r>
        <w:t xml:space="preserve">*A </w:t>
      </w:r>
      <w:r>
        <w:rPr>
          <w:b/>
          <w:bCs/>
        </w:rPr>
        <w:t>tower shield</w:t>
      </w:r>
      <w:r>
        <w:t xml:space="preserve"> gives you Cover when Raised, and if you Take Cover while it is Raised, it gives you Greater Cover.</w:t>
      </w:r>
    </w:p>
    <w:p w14:paraId="6E2CCF19" w14:textId="77777777" w:rsidR="00882086" w:rsidRDefault="00882086"/>
    <w:p w14:paraId="4811D13E" w14:textId="77777777" w:rsidR="00882086" w:rsidRDefault="00000000">
      <w:r>
        <w:rPr>
          <w:b/>
          <w:bCs/>
        </w:rPr>
        <w:t xml:space="preserve">Raise a Shield </w:t>
      </w:r>
      <w:r>
        <w:rPr>
          <w:rFonts w:ascii="Segoe UI Symbol" w:hAnsi="Segoe UI Symbol" w:cs="Segoe UI Symbol"/>
        </w:rPr>
        <w:t>❶</w:t>
      </w:r>
      <w:r>
        <w:t xml:space="preserve"> grants the Gear bonus to </w:t>
      </w:r>
      <w:r>
        <w:rPr>
          <w:i/>
          <w:iCs/>
        </w:rPr>
        <w:t xml:space="preserve">Guard </w:t>
      </w:r>
      <w:r>
        <w:t xml:space="preserve">for physical </w:t>
      </w:r>
      <w:r>
        <w:rPr>
          <w:b/>
          <w:bCs/>
          <w:highlight w:val="green"/>
        </w:rPr>
        <w:t>Attacks</w:t>
      </w:r>
      <w:r>
        <w:t xml:space="preserve"> until your next Opportunity. A Raised shield is a rigid implement: you may Parry, Bind, and Gain Control with it, and a shield that Controls a foe’s weapon opens a Zone for the sword in your other hand.</w:t>
      </w:r>
    </w:p>
    <w:p w14:paraId="6E95055F" w14:textId="77777777" w:rsidR="00882086" w:rsidRDefault="00882086"/>
    <w:p w14:paraId="65FC0326" w14:textId="77777777" w:rsidR="00882086" w:rsidRDefault="00000000">
      <w:r>
        <w:rPr>
          <w:b/>
          <w:bCs/>
        </w:rPr>
        <w:t>Hardness</w:t>
      </w:r>
      <w:r>
        <w:t xml:space="preserve"> matters only if you have the Shield Block talent: it is how much damage the shield swallows before the rest reaches you.</w:t>
      </w:r>
    </w:p>
    <w:p w14:paraId="1011A98A" w14:textId="77777777" w:rsidR="00882086" w:rsidRDefault="00000000">
      <w:pPr>
        <w:pStyle w:val="Heading2"/>
        <w:keepNext/>
        <w:spacing w:before="240" w:after="120"/>
        <w:rPr>
          <w:rFonts w:eastAsia="Georgia"/>
          <w:b/>
          <w:bCs/>
          <w:color w:val="E2703A"/>
          <w:sz w:val="28"/>
          <w:szCs w:val="28"/>
        </w:rPr>
      </w:pPr>
      <w:bookmarkStart w:id="36" w:name="_Toc241476603"/>
      <w:r>
        <w:rPr>
          <w:rFonts w:eastAsia="Georgia"/>
          <w:b/>
          <w:bCs/>
          <w:color w:val="E2703A"/>
          <w:sz w:val="28"/>
          <w:szCs w:val="28"/>
        </w:rPr>
        <w:t>Weapons</w:t>
      </w:r>
      <w:bookmarkEnd w:id="36"/>
    </w:p>
    <w:p w14:paraId="10A1D9B8" w14:textId="77777777" w:rsidR="00882086" w:rsidRDefault="00000000">
      <w:r>
        <w:t>A weapon gives you a damage die and a handful of Traits. It never touches your attack roll; that comes from your Melee or Ranged Proficiency and your Strike Attribute (see Chapter 2: The Exchange).</w:t>
      </w:r>
    </w:p>
    <w:p w14:paraId="2C2A1F5E" w14:textId="77777777" w:rsidR="00882086" w:rsidRDefault="00882086"/>
    <w:p w14:paraId="6702237A" w14:textId="77777777" w:rsidR="00882086" w:rsidRDefault="00000000">
      <w:r>
        <w:rPr>
          <w:b/>
          <w:bCs/>
        </w:rPr>
        <w:t>Damage on a Hit</w:t>
      </w:r>
      <w:r>
        <w:t xml:space="preserve"> is your weapon's dice, plus your Might (on a Deliberate or Committed Strike), plus your weapon specialization (+2 at Expert, +3 at Master, +4 at Legendary). You roll more dice as you level: two at 4th, three at 8th, four at 12th, five at 16th.</w:t>
      </w:r>
    </w:p>
    <w:p w14:paraId="5817E05A" w14:textId="77777777" w:rsidR="00882086" w:rsidRDefault="00882086"/>
    <w:p w14:paraId="2706BF27" w14:textId="77777777" w:rsidR="00882086" w:rsidRDefault="00000000">
      <w:r>
        <w:rPr>
          <w:b/>
          <w:bCs/>
        </w:rPr>
        <w:t>Damage on a Graze</w:t>
      </w:r>
      <w:r>
        <w:t xml:space="preserve"> is a single weapon die and nothing else. Roll one of your weapon's damage dice. Add no Might, no specialization, no extra dice from your level, no talent damage of any kind. Then subtract the Protection of the zone it landed on.</w:t>
      </w:r>
    </w:p>
    <w:p w14:paraId="48E00892" w14:textId="77777777" w:rsidR="00882086" w:rsidRDefault="00882086"/>
    <w:p w14:paraId="55B594DE" w14:textId="77777777" w:rsidR="00882086" w:rsidRDefault="00000000">
      <w:r>
        <w:rPr>
          <w:b/>
          <w:bCs/>
        </w:rPr>
        <w:t>Handling.</w:t>
      </w:r>
      <w:r>
        <w:t xml:space="preserve"> All weapons are either Intuitive, Practiced, or Technical.</w:t>
      </w:r>
    </w:p>
    <w:p w14:paraId="321CDB98" w14:textId="77777777" w:rsidR="00882086" w:rsidRDefault="00882086"/>
    <w:tbl>
      <w:tblPr>
        <w:tblW w:w="10041" w:type="dxa"/>
        <w:tblLayout w:type="fixed"/>
        <w:tblCellMar>
          <w:top w:w="15" w:type="dxa"/>
          <w:left w:w="15" w:type="dxa"/>
          <w:bottom w:w="15" w:type="dxa"/>
          <w:right w:w="15" w:type="dxa"/>
        </w:tblCellMar>
        <w:tblLook w:val="04A0" w:firstRow="1" w:lastRow="0" w:firstColumn="1" w:lastColumn="0" w:noHBand="0" w:noVBand="1"/>
      </w:tblPr>
      <w:tblGrid>
        <w:gridCol w:w="910"/>
        <w:gridCol w:w="3871"/>
        <w:gridCol w:w="5260"/>
      </w:tblGrid>
      <w:tr w:rsidR="00882086" w14:paraId="0D5C1BCE" w14:textId="77777777">
        <w:trPr>
          <w:tblHeader/>
        </w:trPr>
        <w:tc>
          <w:tcPr>
            <w:tcW w:w="910" w:type="dxa"/>
            <w:tcBorders>
              <w:top w:val="single" w:sz="4" w:space="0" w:color="000000"/>
              <w:left w:val="single" w:sz="4" w:space="0" w:color="000000"/>
              <w:bottom w:val="single" w:sz="4" w:space="0" w:color="000000"/>
              <w:right w:val="single" w:sz="4" w:space="0" w:color="000000"/>
            </w:tcBorders>
            <w:vAlign w:val="center"/>
          </w:tcPr>
          <w:p w14:paraId="182132FC" w14:textId="77777777" w:rsidR="00882086" w:rsidRDefault="00000000">
            <w:pPr>
              <w:rPr>
                <w:b/>
                <w:bCs/>
              </w:rPr>
            </w:pPr>
            <w:r>
              <w:rPr>
                <w:b/>
                <w:bCs/>
              </w:rPr>
              <w:t>Handling</w:t>
            </w:r>
          </w:p>
        </w:tc>
        <w:tc>
          <w:tcPr>
            <w:tcW w:w="3871" w:type="dxa"/>
            <w:tcBorders>
              <w:top w:val="single" w:sz="4" w:space="0" w:color="000000"/>
              <w:left w:val="single" w:sz="4" w:space="0" w:color="000000"/>
              <w:bottom w:val="single" w:sz="4" w:space="0" w:color="000000"/>
              <w:right w:val="single" w:sz="4" w:space="0" w:color="000000"/>
            </w:tcBorders>
            <w:vAlign w:val="center"/>
          </w:tcPr>
          <w:p w14:paraId="4CAD9C14" w14:textId="77777777" w:rsidR="00882086" w:rsidRDefault="00000000">
            <w:pPr>
              <w:rPr>
                <w:b/>
                <w:bCs/>
              </w:rPr>
            </w:pPr>
            <w:r>
              <w:rPr>
                <w:b/>
                <w:bCs/>
              </w:rPr>
              <w:t>Meaning</w:t>
            </w:r>
          </w:p>
        </w:tc>
        <w:tc>
          <w:tcPr>
            <w:tcW w:w="5260" w:type="dxa"/>
            <w:tcBorders>
              <w:top w:val="single" w:sz="4" w:space="0" w:color="000000"/>
              <w:left w:val="single" w:sz="4" w:space="0" w:color="000000"/>
              <w:bottom w:val="single" w:sz="4" w:space="0" w:color="000000"/>
              <w:right w:val="single" w:sz="4" w:space="0" w:color="000000"/>
            </w:tcBorders>
            <w:vAlign w:val="center"/>
          </w:tcPr>
          <w:p w14:paraId="3B497D63" w14:textId="77777777" w:rsidR="00882086" w:rsidRDefault="00000000">
            <w:pPr>
              <w:rPr>
                <w:b/>
                <w:bCs/>
              </w:rPr>
            </w:pPr>
            <w:r>
              <w:rPr>
                <w:b/>
                <w:bCs/>
              </w:rPr>
              <w:t>If you lack Familiarity</w:t>
            </w:r>
          </w:p>
        </w:tc>
      </w:tr>
      <w:tr w:rsidR="00882086" w14:paraId="706117A2"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21A36356" w14:textId="77777777" w:rsidR="00882086" w:rsidRDefault="00000000">
            <w:r>
              <w:rPr>
                <w:b/>
                <w:bCs/>
              </w:rPr>
              <w:t>Intuitive</w:t>
            </w:r>
          </w:p>
        </w:tc>
        <w:tc>
          <w:tcPr>
            <w:tcW w:w="3871" w:type="dxa"/>
            <w:tcBorders>
              <w:top w:val="single" w:sz="4" w:space="0" w:color="000000"/>
              <w:left w:val="single" w:sz="4" w:space="0" w:color="000000"/>
              <w:bottom w:val="single" w:sz="4" w:space="0" w:color="000000"/>
              <w:right w:val="single" w:sz="4" w:space="0" w:color="000000"/>
            </w:tcBorders>
            <w:vAlign w:val="center"/>
          </w:tcPr>
          <w:p w14:paraId="1426A83F" w14:textId="77777777" w:rsidR="00882086" w:rsidRDefault="00000000">
            <w:r>
              <w:t>General weapon training transfers easily</w:t>
            </w:r>
          </w:p>
        </w:tc>
        <w:tc>
          <w:tcPr>
            <w:tcW w:w="5260" w:type="dxa"/>
            <w:tcBorders>
              <w:top w:val="single" w:sz="4" w:space="0" w:color="000000"/>
              <w:left w:val="single" w:sz="4" w:space="0" w:color="000000"/>
              <w:bottom w:val="single" w:sz="4" w:space="0" w:color="000000"/>
              <w:right w:val="single" w:sz="4" w:space="0" w:color="000000"/>
            </w:tcBorders>
            <w:vAlign w:val="center"/>
          </w:tcPr>
          <w:p w14:paraId="2A112FBC" w14:textId="77777777" w:rsidR="00882086" w:rsidRDefault="00000000">
            <w:r>
              <w:t>Use your full Melee or Ranged Proficiency Bonus</w:t>
            </w:r>
          </w:p>
        </w:tc>
      </w:tr>
      <w:tr w:rsidR="00882086" w14:paraId="4692E9AC"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57D4A7F9" w14:textId="77777777" w:rsidR="00882086" w:rsidRDefault="00000000">
            <w:r>
              <w:rPr>
                <w:b/>
                <w:bCs/>
              </w:rPr>
              <w:t>Practiced</w:t>
            </w:r>
          </w:p>
        </w:tc>
        <w:tc>
          <w:tcPr>
            <w:tcW w:w="3871" w:type="dxa"/>
            <w:tcBorders>
              <w:top w:val="single" w:sz="4" w:space="0" w:color="000000"/>
              <w:left w:val="single" w:sz="4" w:space="0" w:color="000000"/>
              <w:bottom w:val="single" w:sz="4" w:space="0" w:color="000000"/>
              <w:right w:val="single" w:sz="4" w:space="0" w:color="000000"/>
            </w:tcBorders>
            <w:vAlign w:val="center"/>
          </w:tcPr>
          <w:p w14:paraId="143CDAB2" w14:textId="77777777" w:rsidR="00882086" w:rsidRDefault="00000000">
            <w:r>
              <w:t>Requires familiarity with that weapon family</w:t>
            </w:r>
          </w:p>
        </w:tc>
        <w:tc>
          <w:tcPr>
            <w:tcW w:w="5260" w:type="dxa"/>
            <w:tcBorders>
              <w:top w:val="single" w:sz="4" w:space="0" w:color="000000"/>
              <w:left w:val="single" w:sz="4" w:space="0" w:color="000000"/>
              <w:bottom w:val="single" w:sz="4" w:space="0" w:color="000000"/>
              <w:right w:val="single" w:sz="4" w:space="0" w:color="000000"/>
            </w:tcBorders>
            <w:vAlign w:val="center"/>
          </w:tcPr>
          <w:p w14:paraId="7D9E8CF7" w14:textId="77777777" w:rsidR="00882086" w:rsidRDefault="00000000">
            <w:r>
              <w:t>Use your Melee or Ranged Proficiency Bonus one rank lower</w:t>
            </w:r>
          </w:p>
        </w:tc>
      </w:tr>
      <w:tr w:rsidR="00882086" w14:paraId="14AFF812"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0D1B54C3" w14:textId="77777777" w:rsidR="00882086" w:rsidRDefault="00000000">
            <w:r>
              <w:rPr>
                <w:b/>
                <w:bCs/>
              </w:rPr>
              <w:t>Technical</w:t>
            </w:r>
          </w:p>
        </w:tc>
        <w:tc>
          <w:tcPr>
            <w:tcW w:w="3871" w:type="dxa"/>
            <w:tcBorders>
              <w:top w:val="single" w:sz="4" w:space="0" w:color="000000"/>
              <w:left w:val="single" w:sz="4" w:space="0" w:color="000000"/>
              <w:bottom w:val="single" w:sz="4" w:space="0" w:color="000000"/>
              <w:right w:val="single" w:sz="4" w:space="0" w:color="000000"/>
            </w:tcBorders>
            <w:vAlign w:val="center"/>
          </w:tcPr>
          <w:p w14:paraId="6C8F782E" w14:textId="77777777" w:rsidR="00882086" w:rsidRDefault="00000000">
            <w:r>
              <w:t>Requires specialized instruction</w:t>
            </w:r>
          </w:p>
        </w:tc>
        <w:tc>
          <w:tcPr>
            <w:tcW w:w="5260" w:type="dxa"/>
            <w:tcBorders>
              <w:top w:val="single" w:sz="4" w:space="0" w:color="000000"/>
              <w:left w:val="single" w:sz="4" w:space="0" w:color="000000"/>
              <w:bottom w:val="single" w:sz="4" w:space="0" w:color="000000"/>
              <w:right w:val="single" w:sz="4" w:space="0" w:color="000000"/>
            </w:tcBorders>
            <w:vAlign w:val="center"/>
          </w:tcPr>
          <w:p w14:paraId="57027784" w14:textId="77777777" w:rsidR="00882086" w:rsidRDefault="00000000">
            <w:r>
              <w:t xml:space="preserve">You are </w:t>
            </w:r>
            <w:r>
              <w:rPr>
                <w:b/>
                <w:bCs/>
              </w:rPr>
              <w:t>Untrained</w:t>
            </w:r>
          </w:p>
        </w:tc>
      </w:tr>
    </w:tbl>
    <w:p w14:paraId="3DCC7A58" w14:textId="77777777" w:rsidR="00882086" w:rsidRDefault="00882086"/>
    <w:p w14:paraId="687E577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Melee Weapons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293"/>
        <w:gridCol w:w="15"/>
        <w:gridCol w:w="1419"/>
        <w:gridCol w:w="61"/>
        <w:gridCol w:w="1132"/>
        <w:gridCol w:w="67"/>
        <w:gridCol w:w="1406"/>
        <w:gridCol w:w="46"/>
        <w:gridCol w:w="775"/>
        <w:gridCol w:w="154"/>
        <w:gridCol w:w="2126"/>
        <w:gridCol w:w="41"/>
        <w:gridCol w:w="1535"/>
      </w:tblGrid>
      <w:tr w:rsidR="00882086" w14:paraId="39E6F935" w14:textId="77777777">
        <w:trPr>
          <w:cantSplit/>
          <w:tblHeader/>
        </w:trPr>
        <w:tc>
          <w:tcPr>
            <w:tcW w:w="129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EE2D5F" w14:textId="77777777" w:rsidR="00882086" w:rsidRDefault="00000000">
            <w:pPr>
              <w:spacing w:before="20" w:after="20"/>
            </w:pPr>
            <w:r>
              <w:rPr>
                <w:b/>
                <w:bCs/>
                <w:color w:val="FFFFFF"/>
                <w:sz w:val="19"/>
                <w:szCs w:val="19"/>
              </w:rPr>
              <w:t>Weapon</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94F77BE" w14:textId="77777777" w:rsidR="00882086" w:rsidRDefault="00000000">
            <w:pPr>
              <w:spacing w:before="20" w:after="20"/>
              <w:rPr>
                <w:b/>
                <w:bCs/>
                <w:color w:val="FFFFFF" w:themeColor="background1"/>
              </w:rPr>
            </w:pPr>
            <w:r>
              <w:rPr>
                <w:b/>
                <w:bCs/>
                <w:color w:val="FFFFFF" w:themeColor="background1"/>
              </w:rPr>
              <w:t>Handling</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8B192E2" w14:textId="77777777" w:rsidR="00882086" w:rsidRDefault="00000000">
            <w:pPr>
              <w:spacing w:before="20" w:after="20"/>
              <w:rPr>
                <w:b/>
                <w:bCs/>
                <w:color w:val="FFFFFF" w:themeColor="background1"/>
              </w:rPr>
            </w:pPr>
            <w:r>
              <w:rPr>
                <w:b/>
                <w:bCs/>
                <w:color w:val="FFFFFF" w:themeColor="background1"/>
              </w:rPr>
              <w:t>Group</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0F5CC04C" w14:textId="77777777" w:rsidR="00882086" w:rsidRDefault="00000000">
            <w:pPr>
              <w:spacing w:before="20" w:after="20"/>
              <w:rPr>
                <w:b/>
                <w:bCs/>
              </w:rPr>
            </w:pPr>
            <w:r>
              <w:rPr>
                <w:b/>
                <w:bCs/>
                <w:color w:val="FFFFFF" w:themeColor="background1"/>
              </w:rPr>
              <w:t>Damage</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449CF11" w14:textId="77777777" w:rsidR="00882086" w:rsidRDefault="00000000">
            <w:pPr>
              <w:spacing w:before="20" w:after="20"/>
              <w:rPr>
                <w:b/>
                <w:bCs/>
                <w:color w:val="FFFFFF"/>
                <w:sz w:val="19"/>
                <w:szCs w:val="19"/>
              </w:rPr>
            </w:pPr>
            <w:r>
              <w:rPr>
                <w:b/>
                <w:bCs/>
                <w:color w:val="FFFFFF"/>
                <w:sz w:val="19"/>
                <w:szCs w:val="19"/>
              </w:rPr>
              <w:t>Reach (ft)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E99A680" w14:textId="77777777" w:rsidR="00882086" w:rsidRDefault="00000000">
            <w:pPr>
              <w:spacing w:before="20" w:after="20"/>
              <w:rPr>
                <w:b/>
                <w:bCs/>
                <w:color w:val="FFFFFF"/>
                <w:sz w:val="19"/>
                <w:szCs w:val="19"/>
              </w:rPr>
            </w:pPr>
            <w:r>
              <w:rPr>
                <w:b/>
                <w:bCs/>
                <w:color w:val="FFFFFF"/>
                <w:sz w:val="19"/>
                <w:szCs w:val="19"/>
              </w:rPr>
              <w:t>Traits</w:t>
            </w:r>
          </w:p>
        </w:tc>
        <w:tc>
          <w:tcPr>
            <w:tcW w:w="153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79568EB" w14:textId="77777777" w:rsidR="00882086" w:rsidRDefault="00000000">
            <w:pPr>
              <w:spacing w:before="20" w:after="20"/>
              <w:rPr>
                <w:b/>
                <w:bCs/>
                <w:color w:val="FFFFFF"/>
                <w:sz w:val="19"/>
                <w:szCs w:val="19"/>
              </w:rPr>
            </w:pPr>
            <w:r>
              <w:rPr>
                <w:b/>
                <w:bCs/>
                <w:color w:val="FFFFFF"/>
                <w:sz w:val="19"/>
                <w:szCs w:val="19"/>
              </w:rPr>
              <w:t>Price</w:t>
            </w:r>
          </w:p>
        </w:tc>
      </w:tr>
      <w:tr w:rsidR="00882086" w14:paraId="77241AB7"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F32737" w14:textId="77777777" w:rsidR="00882086" w:rsidRDefault="00000000">
            <w:pPr>
              <w:spacing w:before="20" w:after="20"/>
            </w:pPr>
            <w:r>
              <w:t>Unarmed Strike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7345554"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DBA442B" w14:textId="77777777" w:rsidR="00882086" w:rsidRDefault="00000000">
            <w:pPr>
              <w:spacing w:before="20" w:after="20"/>
              <w:rPr>
                <w:sz w:val="19"/>
                <w:szCs w:val="19"/>
              </w:rPr>
            </w:pPr>
            <w:r>
              <w:rPr>
                <w:sz w:val="19"/>
                <w:szCs w:val="19"/>
              </w:rPr>
              <w:t>Natural Weapons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2DD5F87E" w14:textId="77777777" w:rsidR="00882086" w:rsidRDefault="00000000">
            <w:pPr>
              <w:spacing w:before="20" w:after="20"/>
              <w:rPr>
                <w:sz w:val="19"/>
                <w:szCs w:val="19"/>
              </w:rPr>
            </w:pPr>
            <w:r>
              <w:rPr>
                <w:sz w:val="19"/>
                <w:szCs w:val="19"/>
              </w:rPr>
              <w:t>Varies; typically 1d4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4AACF92" w14:textId="77777777" w:rsidR="00882086" w:rsidRDefault="00000000">
            <w:pPr>
              <w:spacing w:before="20" w:after="20"/>
              <w:rPr>
                <w:sz w:val="19"/>
                <w:szCs w:val="19"/>
              </w:rPr>
            </w:pPr>
            <w:r>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27E9C6B1" w14:textId="77777777" w:rsidR="00882086" w:rsidRDefault="00000000">
            <w:pPr>
              <w:spacing w:before="20" w:after="20"/>
              <w:rPr>
                <w:sz w:val="19"/>
                <w:szCs w:val="19"/>
              </w:rPr>
            </w:pPr>
            <w:r>
              <w:rPr>
                <w:sz w:val="19"/>
                <w:szCs w:val="19"/>
              </w:rPr>
              <w:t>Varies; typically Agile, Close, Finesse, Nonlethal</w:t>
            </w:r>
          </w:p>
        </w:tc>
        <w:tc>
          <w:tcPr>
            <w:tcW w:w="153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E78460C" w14:textId="77777777" w:rsidR="00882086" w:rsidRDefault="00000000">
            <w:pPr>
              <w:spacing w:before="20" w:after="20"/>
              <w:rPr>
                <w:sz w:val="19"/>
                <w:szCs w:val="19"/>
              </w:rPr>
            </w:pPr>
            <w:r>
              <w:rPr>
                <w:sz w:val="19"/>
                <w:szCs w:val="19"/>
              </w:rPr>
              <w:t>-</w:t>
            </w:r>
          </w:p>
        </w:tc>
      </w:tr>
      <w:tr w:rsidR="00882086" w14:paraId="6EE29F42"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F21CEF3" w14:textId="77777777" w:rsidR="00882086" w:rsidRDefault="00000000">
            <w:pPr>
              <w:spacing w:before="20" w:after="20"/>
            </w:pPr>
            <w:r>
              <w:t>Dagger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F0D0C7C"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2A49A1D" w14:textId="77777777" w:rsidR="00882086" w:rsidRDefault="00000000">
            <w:pPr>
              <w:spacing w:before="20" w:after="20"/>
              <w:rPr>
                <w:sz w:val="19"/>
                <w:szCs w:val="19"/>
              </w:rPr>
            </w:pPr>
            <w:r>
              <w:rPr>
                <w:sz w:val="19"/>
                <w:szCs w:val="19"/>
              </w:rPr>
              <w:t>Knives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FB8EC53" w14:textId="77777777" w:rsidR="00882086" w:rsidRDefault="00000000">
            <w:pPr>
              <w:spacing w:before="20" w:after="20"/>
              <w:rPr>
                <w:sz w:val="19"/>
                <w:szCs w:val="19"/>
              </w:rPr>
            </w:pPr>
            <w:r>
              <w:rPr>
                <w:sz w:val="19"/>
                <w:szCs w:val="19"/>
              </w:rPr>
              <w:t>1d4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44F2948" w14:textId="77777777" w:rsidR="00882086" w:rsidRDefault="00000000">
            <w:pPr>
              <w:spacing w:before="20" w:after="20"/>
              <w:rPr>
                <w:sz w:val="19"/>
                <w:szCs w:val="19"/>
              </w:rPr>
            </w:pPr>
            <w:r>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EFAD1D" w14:textId="77777777" w:rsidR="00882086" w:rsidRDefault="00000000">
            <w:pPr>
              <w:spacing w:before="20" w:after="20"/>
              <w:rPr>
                <w:sz w:val="19"/>
                <w:szCs w:val="19"/>
              </w:rPr>
            </w:pPr>
            <w:r>
              <w:rPr>
                <w:sz w:val="19"/>
                <w:szCs w:val="19"/>
              </w:rPr>
              <w:t>Agile, Close, Finesse, Thrown 10 ft</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D0F20C" w14:textId="77777777" w:rsidR="00882086" w:rsidRDefault="00000000">
            <w:pPr>
              <w:spacing w:before="20" w:after="20"/>
              <w:rPr>
                <w:sz w:val="19"/>
                <w:szCs w:val="19"/>
              </w:rPr>
            </w:pPr>
            <w:r>
              <w:rPr>
                <w:sz w:val="19"/>
                <w:szCs w:val="19"/>
              </w:rPr>
              <w:t>1 gp</w:t>
            </w:r>
          </w:p>
        </w:tc>
      </w:tr>
      <w:tr w:rsidR="00882086" w14:paraId="3EF2AA04"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048C35" w14:textId="77777777" w:rsidR="00882086" w:rsidRDefault="00000000">
            <w:pPr>
              <w:spacing w:before="20" w:after="20"/>
              <w:rPr>
                <w:sz w:val="19"/>
                <w:szCs w:val="19"/>
              </w:rPr>
            </w:pPr>
            <w:r>
              <w:rPr>
                <w:sz w:val="19"/>
                <w:szCs w:val="19"/>
              </w:rPr>
              <w:t>Club</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839004"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638BD39"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9C01064"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841C09E" w14:textId="77777777" w:rsidR="00882086" w:rsidRDefault="00000000">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D8743A4" w14:textId="77777777" w:rsidR="00882086" w:rsidRDefault="00000000">
            <w:pPr>
              <w:spacing w:before="20" w:after="20"/>
              <w:rPr>
                <w:sz w:val="19"/>
                <w:szCs w:val="19"/>
              </w:rPr>
            </w:pPr>
            <w:r>
              <w:rPr>
                <w:sz w:val="19"/>
                <w:szCs w:val="19"/>
              </w:rPr>
              <w:t>Thrown 10 ft</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3AC70A" w14:textId="77777777" w:rsidR="00882086" w:rsidRDefault="00000000">
            <w:pPr>
              <w:spacing w:before="20" w:after="20"/>
              <w:rPr>
                <w:sz w:val="19"/>
                <w:szCs w:val="19"/>
              </w:rPr>
            </w:pPr>
            <w:r>
              <w:rPr>
                <w:sz w:val="19"/>
                <w:szCs w:val="19"/>
              </w:rPr>
              <w:t>1 gp</w:t>
            </w:r>
          </w:p>
        </w:tc>
      </w:tr>
      <w:tr w:rsidR="00882086" w14:paraId="67BBFC8A"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713E0E" w14:textId="77777777" w:rsidR="00882086" w:rsidRDefault="00000000">
            <w:pPr>
              <w:spacing w:before="20" w:after="20"/>
              <w:rPr>
                <w:sz w:val="19"/>
                <w:szCs w:val="19"/>
              </w:rPr>
            </w:pPr>
            <w:r>
              <w:rPr>
                <w:sz w:val="19"/>
                <w:szCs w:val="19"/>
              </w:rPr>
              <w:lastRenderedPageBreak/>
              <w:t>Shortsword</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66A0C9" w14:textId="77777777" w:rsidR="00882086" w:rsidRDefault="00000000">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133290B" w14:textId="77777777" w:rsidR="00882086" w:rsidRDefault="00000000">
            <w:pPr>
              <w:spacing w:before="20" w:after="20"/>
              <w:rPr>
                <w:sz w:val="19"/>
                <w:szCs w:val="19"/>
              </w:rPr>
            </w:pPr>
            <w:r>
              <w:rPr>
                <w:sz w:val="19"/>
                <w:szCs w:val="19"/>
              </w:rPr>
              <w:t>Swords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2BA65A9" w14:textId="77777777" w:rsidR="00882086" w:rsidRDefault="00000000">
            <w:pPr>
              <w:spacing w:before="20" w:after="20"/>
              <w:rPr>
                <w:sz w:val="19"/>
                <w:szCs w:val="19"/>
              </w:rPr>
            </w:pPr>
            <w:r>
              <w:rPr>
                <w:sz w:val="19"/>
                <w:szCs w:val="19"/>
              </w:rPr>
              <w:t>1d6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DAD5FE" w14:textId="77777777" w:rsidR="00882086" w:rsidRDefault="00000000">
            <w:pPr>
              <w:spacing w:before="20" w:after="20"/>
              <w:rPr>
                <w:sz w:val="19"/>
                <w:szCs w:val="19"/>
              </w:rPr>
            </w:pPr>
            <w:r>
              <w:rPr>
                <w:sz w:val="19"/>
                <w:szCs w:val="19"/>
              </w:rPr>
              <w:t>2</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D5043B1" w14:textId="77777777" w:rsidR="00882086" w:rsidRDefault="00000000">
            <w:pPr>
              <w:spacing w:before="20" w:after="20"/>
              <w:rPr>
                <w:sz w:val="19"/>
                <w:szCs w:val="19"/>
              </w:rPr>
            </w:pPr>
            <w:r>
              <w:rPr>
                <w:sz w:val="19"/>
                <w:szCs w:val="19"/>
              </w:rPr>
              <w:t>Agile, Finesse</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B41D603" w14:textId="77777777" w:rsidR="00882086" w:rsidRDefault="00000000">
            <w:pPr>
              <w:spacing w:before="20" w:after="20"/>
              <w:rPr>
                <w:sz w:val="19"/>
                <w:szCs w:val="19"/>
              </w:rPr>
            </w:pPr>
            <w:r>
              <w:rPr>
                <w:sz w:val="19"/>
                <w:szCs w:val="19"/>
              </w:rPr>
              <w:t>1 gp</w:t>
            </w:r>
          </w:p>
        </w:tc>
      </w:tr>
      <w:tr w:rsidR="00882086" w14:paraId="30E46B20"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D436F7" w14:textId="77777777" w:rsidR="00882086" w:rsidRDefault="00000000">
            <w:pPr>
              <w:spacing w:before="20" w:after="20"/>
              <w:rPr>
                <w:sz w:val="19"/>
                <w:szCs w:val="19"/>
              </w:rPr>
            </w:pPr>
            <w:r>
              <w:rPr>
                <w:sz w:val="19"/>
                <w:szCs w:val="19"/>
              </w:rPr>
              <w:t>Mace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54D6CBC" w14:textId="77777777" w:rsidR="00882086" w:rsidRDefault="00000000">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513B50"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55D7628"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8AAD62" w14:textId="77777777" w:rsidR="00882086" w:rsidRDefault="00000000">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2A3BB5" w14:textId="77777777" w:rsidR="00882086" w:rsidRDefault="00000000">
            <w:pPr>
              <w:spacing w:before="20" w:after="20"/>
              <w:rPr>
                <w:sz w:val="19"/>
                <w:szCs w:val="19"/>
              </w:rPr>
            </w:pPr>
            <w:r>
              <w:rPr>
                <w:sz w:val="19"/>
                <w:szCs w:val="19"/>
              </w:rPr>
              <w:t>Shove</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413D96" w14:textId="77777777" w:rsidR="00882086" w:rsidRDefault="00000000">
            <w:pPr>
              <w:spacing w:before="20" w:after="20"/>
              <w:rPr>
                <w:sz w:val="19"/>
                <w:szCs w:val="19"/>
              </w:rPr>
            </w:pPr>
            <w:r>
              <w:rPr>
                <w:sz w:val="19"/>
                <w:szCs w:val="19"/>
              </w:rPr>
              <w:t>1 gp</w:t>
            </w:r>
          </w:p>
        </w:tc>
      </w:tr>
      <w:tr w:rsidR="00882086" w14:paraId="232577C6"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EE76FA" w14:textId="77777777" w:rsidR="00882086" w:rsidRDefault="00000000">
            <w:pPr>
              <w:spacing w:before="20" w:after="20"/>
              <w:rPr>
                <w:sz w:val="19"/>
                <w:szCs w:val="19"/>
              </w:rPr>
            </w:pPr>
            <w:r>
              <w:rPr>
                <w:sz w:val="19"/>
                <w:szCs w:val="19"/>
              </w:rPr>
              <w:t>Spear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857322E"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42CF4FC" w14:textId="77777777" w:rsidR="00882086" w:rsidRDefault="00000000">
            <w:pPr>
              <w:spacing w:before="20" w:after="20"/>
              <w:rPr>
                <w:sz w:val="19"/>
                <w:szCs w:val="19"/>
              </w:rPr>
            </w:pPr>
            <w:r>
              <w:rPr>
                <w:sz w:val="19"/>
                <w:szCs w:val="19"/>
              </w:rPr>
              <w:t>Spears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BBF656C" w14:textId="77777777" w:rsidR="00882086" w:rsidRDefault="00000000">
            <w:pPr>
              <w:spacing w:before="20" w:after="20"/>
              <w:rPr>
                <w:sz w:val="19"/>
                <w:szCs w:val="19"/>
              </w:rPr>
            </w:pPr>
            <w:r>
              <w:rPr>
                <w:sz w:val="19"/>
                <w:szCs w:val="19"/>
              </w:rPr>
              <w:t>1d6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8A2E66E" w14:textId="77777777" w:rsidR="00882086" w:rsidRDefault="00000000">
            <w:pPr>
              <w:spacing w:before="20" w:after="20"/>
              <w:rPr>
                <w:sz w:val="19"/>
                <w:szCs w:val="19"/>
              </w:rPr>
            </w:pPr>
            <w:r>
              <w:rPr>
                <w:sz w:val="19"/>
                <w:szCs w:val="19"/>
              </w:rPr>
              <w:t>7</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6EF017" w14:textId="77777777" w:rsidR="00882086" w:rsidRDefault="00000000">
            <w:pPr>
              <w:spacing w:before="20" w:after="20"/>
              <w:rPr>
                <w:sz w:val="19"/>
                <w:szCs w:val="19"/>
              </w:rPr>
            </w:pPr>
            <w:r>
              <w:rPr>
                <w:sz w:val="19"/>
                <w:szCs w:val="19"/>
              </w:rPr>
              <w:t>Thrown 20 ft, Two-Hand d8, Unwieldy 3</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6FD6C02" w14:textId="77777777" w:rsidR="00882086" w:rsidRDefault="00000000">
            <w:pPr>
              <w:spacing w:before="20" w:after="20"/>
              <w:rPr>
                <w:sz w:val="19"/>
                <w:szCs w:val="19"/>
              </w:rPr>
            </w:pPr>
            <w:r>
              <w:rPr>
                <w:sz w:val="19"/>
                <w:szCs w:val="19"/>
              </w:rPr>
              <w:t>1 gp</w:t>
            </w:r>
          </w:p>
        </w:tc>
      </w:tr>
      <w:tr w:rsidR="00882086" w14:paraId="55D32266"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70A1BF" w14:textId="77777777" w:rsidR="00882086" w:rsidRDefault="00000000">
            <w:pPr>
              <w:spacing w:before="20" w:after="20"/>
              <w:rPr>
                <w:sz w:val="19"/>
                <w:szCs w:val="19"/>
              </w:rPr>
            </w:pPr>
            <w:r>
              <w:rPr>
                <w:sz w:val="19"/>
                <w:szCs w:val="19"/>
              </w:rPr>
              <w:t>Quarterstaff</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FA0CC7"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9C919D0"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2F03380"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F4A7C4" w14:textId="77777777" w:rsidR="00882086" w:rsidRDefault="00000000">
            <w:pPr>
              <w:spacing w:before="20" w:after="20"/>
              <w:rPr>
                <w:sz w:val="19"/>
                <w:szCs w:val="19"/>
              </w:rPr>
            </w:pPr>
            <w:r>
              <w:rPr>
                <w:sz w:val="19"/>
                <w:szCs w:val="19"/>
              </w:rPr>
              <w:t>4</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BD4E41E" w14:textId="77777777" w:rsidR="00882086" w:rsidRDefault="00000000">
            <w:pPr>
              <w:spacing w:before="20" w:after="20"/>
              <w:rPr>
                <w:sz w:val="19"/>
                <w:szCs w:val="19"/>
              </w:rPr>
            </w:pPr>
            <w:r>
              <w:rPr>
                <w:sz w:val="19"/>
                <w:szCs w:val="19"/>
              </w:rPr>
              <w:t>Parry, Two-Hand d8</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402B8A" w14:textId="77777777" w:rsidR="00882086" w:rsidRDefault="00000000">
            <w:pPr>
              <w:spacing w:before="20" w:after="20"/>
              <w:rPr>
                <w:sz w:val="19"/>
                <w:szCs w:val="19"/>
              </w:rPr>
            </w:pPr>
            <w:r>
              <w:rPr>
                <w:sz w:val="19"/>
                <w:szCs w:val="19"/>
              </w:rPr>
              <w:t>1 gp</w:t>
            </w:r>
          </w:p>
        </w:tc>
      </w:tr>
      <w:tr w:rsidR="00882086" w14:paraId="7CBF3DD5"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1FDB9805" w14:textId="77777777" w:rsidR="00882086" w:rsidRDefault="00000000">
            <w:pPr>
              <w:spacing w:before="20" w:after="20"/>
            </w:pPr>
            <w:r>
              <w:t>Rapier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663C00C"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BCB6A17"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45B1FD79"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855F461"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748D1CE1" w14:textId="77777777" w:rsidR="00882086" w:rsidRDefault="00000000">
            <w:pPr>
              <w:spacing w:before="20" w:after="20"/>
              <w:rPr>
                <w:sz w:val="19"/>
                <w:szCs w:val="19"/>
              </w:rPr>
            </w:pPr>
            <w:r>
              <w:rPr>
                <w:sz w:val="19"/>
                <w:szCs w:val="19"/>
              </w:rPr>
              <w:t>Finesse, Deadly d8,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99D64D" w14:textId="77777777" w:rsidR="00882086" w:rsidRDefault="00000000">
            <w:pPr>
              <w:spacing w:before="20" w:after="20"/>
              <w:rPr>
                <w:sz w:val="19"/>
                <w:szCs w:val="19"/>
              </w:rPr>
            </w:pPr>
            <w:r>
              <w:rPr>
                <w:sz w:val="19"/>
                <w:szCs w:val="19"/>
              </w:rPr>
              <w:t>5 gp</w:t>
            </w:r>
          </w:p>
        </w:tc>
      </w:tr>
      <w:tr w:rsidR="00882086" w14:paraId="2FCE40A0"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FB409DE" w14:textId="77777777" w:rsidR="00882086" w:rsidRDefault="00000000">
            <w:pPr>
              <w:spacing w:before="20" w:after="20"/>
            </w:pPr>
            <w:r>
              <w:t>Longsword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EB5C4B"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409080"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FF43D84" w14:textId="77777777" w:rsidR="00882086" w:rsidRDefault="00000000">
            <w:pPr>
              <w:spacing w:before="20" w:after="20"/>
              <w:rPr>
                <w:sz w:val="19"/>
                <w:szCs w:val="19"/>
              </w:rPr>
            </w:pPr>
            <w:r>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7E8C193"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7570F53" w14:textId="77777777" w:rsidR="00882086" w:rsidRDefault="00000000">
            <w:pPr>
              <w:spacing w:before="20" w:after="20"/>
              <w:rPr>
                <w:sz w:val="19"/>
                <w:szCs w:val="19"/>
              </w:rPr>
            </w:pPr>
            <w:r>
              <w:rPr>
                <w:sz w:val="19"/>
                <w:szCs w:val="19"/>
              </w:rPr>
              <w:t>Versatile P,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1F3C4B5" w14:textId="77777777" w:rsidR="00882086" w:rsidRDefault="00000000">
            <w:pPr>
              <w:spacing w:before="20" w:after="20"/>
              <w:rPr>
                <w:sz w:val="19"/>
                <w:szCs w:val="19"/>
              </w:rPr>
            </w:pPr>
            <w:r>
              <w:rPr>
                <w:sz w:val="19"/>
                <w:szCs w:val="19"/>
              </w:rPr>
              <w:t>5 gp</w:t>
            </w:r>
          </w:p>
        </w:tc>
      </w:tr>
      <w:tr w:rsidR="00882086" w14:paraId="1171E99D"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692111F" w14:textId="77777777" w:rsidR="00882086" w:rsidRDefault="00000000">
            <w:pPr>
              <w:spacing w:before="20" w:after="20"/>
              <w:rPr>
                <w:sz w:val="19"/>
                <w:szCs w:val="19"/>
              </w:rPr>
            </w:pPr>
            <w:r>
              <w:rPr>
                <w:sz w:val="19"/>
                <w:szCs w:val="19"/>
              </w:rPr>
              <w:t>Battleaxe</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CA78150"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18DCF6" w14:textId="77777777" w:rsidR="00882086" w:rsidRDefault="00000000">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1E1AFCB" w14:textId="77777777" w:rsidR="00882086" w:rsidRDefault="00000000">
            <w:pPr>
              <w:spacing w:before="20" w:after="20"/>
              <w:rPr>
                <w:sz w:val="19"/>
                <w:szCs w:val="19"/>
              </w:rPr>
            </w:pPr>
            <w:r>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A21E432" w14:textId="77777777" w:rsidR="00882086" w:rsidRDefault="00000000">
            <w:pPr>
              <w:spacing w:before="20" w:after="20"/>
              <w:rPr>
                <w:sz w:val="19"/>
                <w:szCs w:val="19"/>
              </w:rPr>
            </w:pPr>
            <w:r>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13C5046" w14:textId="77777777" w:rsidR="00882086" w:rsidRDefault="00000000">
            <w:pPr>
              <w:spacing w:before="20" w:after="20"/>
              <w:rPr>
                <w:sz w:val="19"/>
                <w:szCs w:val="19"/>
              </w:rPr>
            </w:pPr>
            <w:r>
              <w:rPr>
                <w:sz w:val="19"/>
                <w:szCs w:val="19"/>
              </w:rPr>
              <w:t>Sweep, Trip</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E03585" w14:textId="77777777" w:rsidR="00882086" w:rsidRDefault="00000000">
            <w:pPr>
              <w:spacing w:before="20" w:after="20"/>
              <w:rPr>
                <w:sz w:val="19"/>
                <w:szCs w:val="19"/>
              </w:rPr>
            </w:pPr>
            <w:r>
              <w:rPr>
                <w:sz w:val="19"/>
                <w:szCs w:val="19"/>
              </w:rPr>
              <w:t>5 gp</w:t>
            </w:r>
          </w:p>
        </w:tc>
      </w:tr>
      <w:tr w:rsidR="00882086" w14:paraId="6E16EE29"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A1BF726" w14:textId="77777777" w:rsidR="00882086" w:rsidRDefault="00000000">
            <w:pPr>
              <w:spacing w:before="20" w:after="20"/>
              <w:rPr>
                <w:sz w:val="19"/>
                <w:szCs w:val="19"/>
              </w:rPr>
            </w:pPr>
            <w:r>
              <w:rPr>
                <w:sz w:val="19"/>
                <w:szCs w:val="19"/>
              </w:rPr>
              <w:t>Warhammer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E54674"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FCCC9F9" w14:textId="77777777" w:rsidR="00882086" w:rsidRDefault="00000000">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E6D3CC8" w14:textId="77777777" w:rsidR="00882086" w:rsidRDefault="00000000">
            <w:pPr>
              <w:spacing w:before="20" w:after="20"/>
              <w:rPr>
                <w:sz w:val="19"/>
                <w:szCs w:val="19"/>
              </w:rPr>
            </w:pPr>
            <w:r>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FC1B100" w14:textId="77777777" w:rsidR="00882086" w:rsidRDefault="00000000">
            <w:pPr>
              <w:spacing w:before="20" w:after="20"/>
              <w:rPr>
                <w:sz w:val="19"/>
                <w:szCs w:val="19"/>
              </w:rPr>
            </w:pPr>
            <w:r>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54B03FDD" w14:textId="77777777" w:rsidR="00882086" w:rsidRDefault="00000000">
            <w:pPr>
              <w:spacing w:before="20" w:after="20"/>
              <w:rPr>
                <w:sz w:val="19"/>
                <w:szCs w:val="19"/>
              </w:rPr>
            </w:pPr>
            <w:r>
              <w:rPr>
                <w:sz w:val="19"/>
                <w:szCs w:val="19"/>
              </w:rPr>
              <w:t>Shove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8EEC96" w14:textId="77777777" w:rsidR="00882086" w:rsidRDefault="00000000">
            <w:pPr>
              <w:spacing w:before="20" w:after="20"/>
              <w:rPr>
                <w:sz w:val="19"/>
                <w:szCs w:val="19"/>
              </w:rPr>
            </w:pPr>
            <w:r>
              <w:rPr>
                <w:sz w:val="19"/>
                <w:szCs w:val="19"/>
              </w:rPr>
              <w:t>5 gp</w:t>
            </w:r>
          </w:p>
        </w:tc>
      </w:tr>
      <w:tr w:rsidR="00882086" w14:paraId="1FB1A5D7"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0BB9987" w14:textId="77777777" w:rsidR="00882086" w:rsidRDefault="00000000">
            <w:pPr>
              <w:spacing w:before="20" w:after="20"/>
              <w:rPr>
                <w:sz w:val="19"/>
                <w:szCs w:val="19"/>
              </w:rPr>
            </w:pPr>
            <w:r>
              <w:rPr>
                <w:sz w:val="19"/>
                <w:szCs w:val="19"/>
              </w:rPr>
              <w:t>Greatsword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7FD829F"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88D88B"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3E81614" w14:textId="77777777" w:rsidR="00882086" w:rsidRDefault="00000000">
            <w:pPr>
              <w:spacing w:before="20" w:after="20"/>
              <w:rPr>
                <w:sz w:val="19"/>
                <w:szCs w:val="19"/>
              </w:rPr>
            </w:pPr>
            <w:r>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A3BEF9"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9E26220" w14:textId="77777777" w:rsidR="00882086" w:rsidRDefault="00000000">
            <w:pPr>
              <w:spacing w:before="20" w:after="20"/>
              <w:rPr>
                <w:sz w:val="19"/>
                <w:szCs w:val="19"/>
              </w:rPr>
            </w:pPr>
            <w:r>
              <w:rPr>
                <w:sz w:val="19"/>
                <w:szCs w:val="19"/>
              </w:rPr>
              <w:t>Versatile P, 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DB2F48" w14:textId="77777777" w:rsidR="00882086" w:rsidRDefault="00000000">
            <w:pPr>
              <w:spacing w:before="20" w:after="20"/>
              <w:rPr>
                <w:sz w:val="19"/>
                <w:szCs w:val="19"/>
              </w:rPr>
            </w:pPr>
            <w:r>
              <w:rPr>
                <w:sz w:val="19"/>
                <w:szCs w:val="19"/>
              </w:rPr>
              <w:t>5 gp</w:t>
            </w:r>
          </w:p>
        </w:tc>
      </w:tr>
      <w:tr w:rsidR="00882086" w14:paraId="03C37319"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D33E3EC" w14:textId="77777777" w:rsidR="00882086" w:rsidRDefault="00000000">
            <w:pPr>
              <w:spacing w:before="20" w:after="20"/>
              <w:rPr>
                <w:sz w:val="19"/>
                <w:szCs w:val="19"/>
              </w:rPr>
            </w:pPr>
            <w:r>
              <w:rPr>
                <w:sz w:val="19"/>
                <w:szCs w:val="19"/>
              </w:rPr>
              <w:t>Greataxe</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BBC520"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0864826" w14:textId="77777777" w:rsidR="00882086" w:rsidRDefault="00000000">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A8AA661" w14:textId="77777777" w:rsidR="00882086" w:rsidRDefault="00000000">
            <w:pPr>
              <w:spacing w:before="20" w:after="20"/>
              <w:rPr>
                <w:sz w:val="19"/>
                <w:szCs w:val="19"/>
              </w:rPr>
            </w:pPr>
            <w:r>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41DC982"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55C833C7" w14:textId="77777777" w:rsidR="00882086" w:rsidRDefault="00000000">
            <w:pPr>
              <w:spacing w:before="20" w:after="20"/>
              <w:rPr>
                <w:sz w:val="19"/>
                <w:szCs w:val="19"/>
              </w:rPr>
            </w:pPr>
            <w:r>
              <w:rPr>
                <w:sz w:val="19"/>
                <w:szCs w:val="19"/>
              </w:rPr>
              <w:t>Sweep, 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C7731EE" w14:textId="77777777" w:rsidR="00882086" w:rsidRDefault="00000000">
            <w:pPr>
              <w:spacing w:before="20" w:after="20"/>
              <w:rPr>
                <w:sz w:val="19"/>
                <w:szCs w:val="19"/>
              </w:rPr>
            </w:pPr>
            <w:r>
              <w:rPr>
                <w:sz w:val="19"/>
                <w:szCs w:val="19"/>
              </w:rPr>
              <w:t>5 gp</w:t>
            </w:r>
          </w:p>
        </w:tc>
      </w:tr>
      <w:tr w:rsidR="00882086" w14:paraId="48746BB3"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C232E77" w14:textId="77777777" w:rsidR="00882086" w:rsidRDefault="00000000">
            <w:pPr>
              <w:spacing w:before="20" w:after="20"/>
              <w:rPr>
                <w:sz w:val="19"/>
                <w:szCs w:val="19"/>
              </w:rPr>
            </w:pPr>
            <w:r>
              <w:rPr>
                <w:sz w:val="19"/>
                <w:szCs w:val="19"/>
              </w:rPr>
              <w:t>Halberd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CBA87C2"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F7197C" w14:textId="77777777" w:rsidR="00882086" w:rsidRDefault="00000000">
            <w:pPr>
              <w:spacing w:before="20" w:after="20"/>
              <w:rPr>
                <w:sz w:val="19"/>
                <w:szCs w:val="19"/>
              </w:rPr>
            </w:pPr>
            <w:r>
              <w:rPr>
                <w:sz w:val="19"/>
                <w:szCs w:val="19"/>
              </w:rPr>
              <w:t>Polearms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4997534" w14:textId="77777777" w:rsidR="00882086" w:rsidRDefault="00000000">
            <w:pPr>
              <w:spacing w:before="20" w:after="20"/>
              <w:rPr>
                <w:sz w:val="19"/>
                <w:szCs w:val="19"/>
              </w:rPr>
            </w:pPr>
            <w:r>
              <w:rPr>
                <w:sz w:val="19"/>
                <w:szCs w:val="19"/>
              </w:rPr>
              <w:t>1d10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E32067D" w14:textId="77777777" w:rsidR="00882086" w:rsidRDefault="00000000">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02F9E89" w14:textId="77777777" w:rsidR="00882086" w:rsidRDefault="00000000">
            <w:pPr>
              <w:spacing w:before="20" w:after="20"/>
              <w:rPr>
                <w:sz w:val="19"/>
                <w:szCs w:val="19"/>
              </w:rPr>
            </w:pPr>
            <w:r>
              <w:rPr>
                <w:sz w:val="19"/>
                <w:szCs w:val="19"/>
              </w:rPr>
              <w:t>Sweep, Trip, Two-Handed, Unwieldy 4</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DE1BF4B" w14:textId="77777777" w:rsidR="00882086" w:rsidRDefault="00000000">
            <w:pPr>
              <w:spacing w:before="20" w:after="20"/>
              <w:rPr>
                <w:sz w:val="19"/>
                <w:szCs w:val="19"/>
              </w:rPr>
            </w:pPr>
            <w:r>
              <w:rPr>
                <w:sz w:val="19"/>
                <w:szCs w:val="19"/>
              </w:rPr>
              <w:t>5 gp</w:t>
            </w:r>
          </w:p>
        </w:tc>
      </w:tr>
      <w:tr w:rsidR="00882086" w14:paraId="1F941348"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554887F" w14:textId="77777777" w:rsidR="00882086" w:rsidRDefault="00000000">
            <w:pPr>
              <w:spacing w:before="20" w:after="20"/>
              <w:rPr>
                <w:sz w:val="19"/>
                <w:szCs w:val="19"/>
              </w:rPr>
            </w:pPr>
            <w:r>
              <w:rPr>
                <w:sz w:val="19"/>
                <w:szCs w:val="19"/>
              </w:rPr>
              <w:t>Maul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7053B25"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BAA719" w14:textId="77777777" w:rsidR="00882086" w:rsidRDefault="00000000">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9A94DD1" w14:textId="77777777" w:rsidR="00882086" w:rsidRDefault="00000000">
            <w:pPr>
              <w:spacing w:before="20" w:after="20"/>
              <w:rPr>
                <w:sz w:val="19"/>
                <w:szCs w:val="19"/>
              </w:rPr>
            </w:pPr>
            <w:r>
              <w:rPr>
                <w:sz w:val="19"/>
                <w:szCs w:val="19"/>
              </w:rPr>
              <w:t>1d12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F1AF569"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845969D" w14:textId="77777777" w:rsidR="00882086" w:rsidRDefault="00000000">
            <w:pPr>
              <w:spacing w:before="20" w:after="20"/>
              <w:rPr>
                <w:sz w:val="19"/>
                <w:szCs w:val="19"/>
              </w:rPr>
            </w:pPr>
            <w:r>
              <w:rPr>
                <w:sz w:val="19"/>
                <w:szCs w:val="19"/>
              </w:rPr>
              <w:t>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AFB3DD" w14:textId="77777777" w:rsidR="00882086" w:rsidRDefault="00000000">
            <w:pPr>
              <w:spacing w:before="20" w:after="20"/>
              <w:rPr>
                <w:sz w:val="19"/>
                <w:szCs w:val="19"/>
              </w:rPr>
            </w:pPr>
            <w:r>
              <w:rPr>
                <w:sz w:val="19"/>
                <w:szCs w:val="19"/>
              </w:rPr>
              <w:t>5 gp</w:t>
            </w:r>
          </w:p>
        </w:tc>
      </w:tr>
      <w:tr w:rsidR="00882086" w14:paraId="551EAF2A"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EB47D83" w14:textId="77777777" w:rsidR="00882086" w:rsidRDefault="00000000">
            <w:pPr>
              <w:spacing w:before="20" w:after="20"/>
              <w:rPr>
                <w:sz w:val="19"/>
                <w:szCs w:val="19"/>
              </w:rPr>
            </w:pPr>
            <w:r>
              <w:rPr>
                <w:sz w:val="19"/>
                <w:szCs w:val="19"/>
              </w:rPr>
              <w:t>Longspear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3FC196"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1F27DC5" w14:textId="77777777" w:rsidR="00882086" w:rsidRDefault="00000000">
            <w:pPr>
              <w:spacing w:before="20" w:after="20"/>
              <w:rPr>
                <w:sz w:val="19"/>
                <w:szCs w:val="19"/>
              </w:rPr>
            </w:pPr>
            <w:r>
              <w:rPr>
                <w:sz w:val="19"/>
                <w:szCs w:val="19"/>
              </w:rPr>
              <w:t>Spears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ECFC615"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EEF376" w14:textId="77777777" w:rsidR="00882086" w:rsidRDefault="00000000">
            <w:pPr>
              <w:spacing w:before="20" w:after="20"/>
              <w:rPr>
                <w:sz w:val="19"/>
                <w:szCs w:val="19"/>
              </w:rPr>
            </w:pPr>
            <w:r>
              <w:rPr>
                <w:sz w:val="19"/>
                <w:szCs w:val="19"/>
              </w:rPr>
              <w:t>14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0FEDBEB" w14:textId="77777777" w:rsidR="00882086" w:rsidRDefault="00000000">
            <w:pPr>
              <w:spacing w:before="20" w:after="20"/>
              <w:rPr>
                <w:sz w:val="19"/>
                <w:szCs w:val="19"/>
              </w:rPr>
            </w:pPr>
            <w:r>
              <w:rPr>
                <w:sz w:val="19"/>
                <w:szCs w:val="19"/>
              </w:rPr>
              <w:t>Two-Handed, Unwieldy 7</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C47AF59" w14:textId="77777777" w:rsidR="00882086" w:rsidRDefault="00000000">
            <w:pPr>
              <w:spacing w:before="20" w:after="20"/>
              <w:rPr>
                <w:sz w:val="19"/>
                <w:szCs w:val="19"/>
              </w:rPr>
            </w:pPr>
            <w:r>
              <w:rPr>
                <w:sz w:val="19"/>
                <w:szCs w:val="19"/>
              </w:rPr>
              <w:t>7 gp</w:t>
            </w:r>
          </w:p>
        </w:tc>
      </w:tr>
      <w:tr w:rsidR="00882086" w14:paraId="3078F714"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532C330" w14:textId="77777777" w:rsidR="00882086" w:rsidRDefault="00000000">
            <w:pPr>
              <w:spacing w:before="20" w:after="20"/>
              <w:rPr>
                <w:sz w:val="19"/>
                <w:szCs w:val="19"/>
              </w:rPr>
            </w:pPr>
            <w:r>
              <w:rPr>
                <w:sz w:val="19"/>
                <w:szCs w:val="19"/>
              </w:rPr>
              <w:t>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76D59D"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EDC553" w14:textId="77777777" w:rsidR="00882086" w:rsidRDefault="00000000">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0B7BA19" w14:textId="77777777" w:rsidR="00882086" w:rsidRDefault="00000000">
            <w:pPr>
              <w:spacing w:before="20" w:after="20"/>
              <w:rPr>
                <w:sz w:val="19"/>
                <w:szCs w:val="19"/>
              </w:rPr>
            </w:pPr>
            <w:r>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6B2CB9"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19F6E4E" w14:textId="77777777" w:rsidR="00882086" w:rsidRDefault="00000000">
            <w:pPr>
              <w:spacing w:before="20" w:after="20"/>
              <w:rPr>
                <w:sz w:val="19"/>
                <w:szCs w:val="19"/>
              </w:rPr>
            </w:pPr>
            <w:r>
              <w:rPr>
                <w:sz w:val="19"/>
                <w:szCs w:val="19"/>
              </w:rPr>
              <w:t>Disarm, Trip,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C57698C" w14:textId="77777777" w:rsidR="00882086" w:rsidRDefault="00000000">
            <w:pPr>
              <w:spacing w:before="20" w:after="20"/>
              <w:rPr>
                <w:sz w:val="19"/>
                <w:szCs w:val="19"/>
              </w:rPr>
            </w:pPr>
            <w:r>
              <w:rPr>
                <w:sz w:val="19"/>
                <w:szCs w:val="19"/>
              </w:rPr>
              <w:t>5 gp</w:t>
            </w:r>
          </w:p>
        </w:tc>
      </w:tr>
      <w:tr w:rsidR="00882086" w14:paraId="2AF74272"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BAB7E3A" w14:textId="77777777" w:rsidR="00882086" w:rsidRDefault="00000000">
            <w:pPr>
              <w:spacing w:before="20" w:after="20"/>
              <w:rPr>
                <w:sz w:val="19"/>
                <w:szCs w:val="19"/>
              </w:rPr>
            </w:pPr>
            <w:r>
              <w:rPr>
                <w:sz w:val="19"/>
                <w:szCs w:val="19"/>
              </w:rPr>
              <w:t>Whip</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16473E"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AB7FD01" w14:textId="77777777" w:rsidR="00882086" w:rsidRDefault="00000000">
            <w:pPr>
              <w:spacing w:before="20" w:after="20"/>
              <w:rPr>
                <w:sz w:val="19"/>
                <w:szCs w:val="19"/>
              </w:rPr>
            </w:pPr>
            <w:r>
              <w:rPr>
                <w:sz w:val="19"/>
                <w:szCs w:val="19"/>
              </w:rPr>
              <w:t>Whips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F71BCFE" w14:textId="77777777" w:rsidR="00882086" w:rsidRDefault="00000000">
            <w:pPr>
              <w:spacing w:before="20" w:after="20"/>
              <w:rPr>
                <w:sz w:val="19"/>
                <w:szCs w:val="19"/>
              </w:rPr>
            </w:pPr>
            <w:r>
              <w:rPr>
                <w:sz w:val="19"/>
                <w:szCs w:val="19"/>
              </w:rPr>
              <w:t>1d6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6C4DDD" w14:textId="77777777" w:rsidR="00882086" w:rsidRDefault="00000000">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AF3FF36" w14:textId="77777777" w:rsidR="00882086" w:rsidRDefault="00000000">
            <w:pPr>
              <w:spacing w:before="20" w:after="20"/>
              <w:rPr>
                <w:sz w:val="19"/>
                <w:szCs w:val="19"/>
              </w:rPr>
            </w:pPr>
            <w:r>
              <w:rPr>
                <w:sz w:val="19"/>
                <w:szCs w:val="19"/>
              </w:rPr>
              <w:t>Finesse, Disarm, Trip, Unwieldy 2,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9291FB" w14:textId="77777777" w:rsidR="00882086" w:rsidRDefault="00000000">
            <w:pPr>
              <w:spacing w:before="20" w:after="20"/>
              <w:rPr>
                <w:sz w:val="19"/>
                <w:szCs w:val="19"/>
              </w:rPr>
            </w:pPr>
            <w:r>
              <w:rPr>
                <w:sz w:val="19"/>
                <w:szCs w:val="19"/>
              </w:rPr>
              <w:t>1 gp</w:t>
            </w:r>
          </w:p>
        </w:tc>
      </w:tr>
      <w:tr w:rsidR="00882086" w14:paraId="28579B0B"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ABCD76B" w14:textId="77777777" w:rsidR="00882086" w:rsidRDefault="00000000">
            <w:pPr>
              <w:spacing w:before="20" w:after="20"/>
              <w:rPr>
                <w:sz w:val="19"/>
                <w:szCs w:val="19"/>
              </w:rPr>
            </w:pPr>
            <w:r>
              <w:rPr>
                <w:sz w:val="19"/>
                <w:szCs w:val="19"/>
              </w:rPr>
              <w:t>Estoc</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9A11310"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653BEE"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DB9019D"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7FA9F1"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5A76E73" w14:textId="77777777" w:rsidR="00882086" w:rsidRDefault="00000000">
            <w:pPr>
              <w:spacing w:before="20" w:after="20"/>
              <w:rPr>
                <w:sz w:val="19"/>
                <w:szCs w:val="19"/>
              </w:rPr>
            </w:pPr>
            <w:r>
              <w:rPr>
                <w:sz w:val="19"/>
                <w:szCs w:val="19"/>
              </w:rPr>
              <w:t>Armor Piercing 1, Deadly d8,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344FAD6" w14:textId="77777777" w:rsidR="00882086" w:rsidRDefault="00000000">
            <w:pPr>
              <w:spacing w:before="20" w:after="20"/>
              <w:rPr>
                <w:sz w:val="19"/>
                <w:szCs w:val="19"/>
              </w:rPr>
            </w:pPr>
            <w:r>
              <w:rPr>
                <w:sz w:val="19"/>
                <w:szCs w:val="19"/>
              </w:rPr>
              <w:t>3 gp</w:t>
            </w:r>
          </w:p>
        </w:tc>
      </w:tr>
      <w:tr w:rsidR="00882086" w14:paraId="7050468D"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3E3AA6C" w14:textId="77777777" w:rsidR="00882086" w:rsidRDefault="00000000">
            <w:pPr>
              <w:spacing w:before="20" w:after="20"/>
              <w:rPr>
                <w:sz w:val="19"/>
                <w:szCs w:val="19"/>
              </w:rPr>
            </w:pPr>
            <w:r>
              <w:rPr>
                <w:sz w:val="19"/>
                <w:szCs w:val="19"/>
              </w:rPr>
              <w:t>Chain 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00DB845"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62EA08" w14:textId="77777777" w:rsidR="00882086" w:rsidRDefault="00000000">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2B9333C" w14:textId="77777777" w:rsidR="00882086" w:rsidRDefault="00000000">
            <w:pPr>
              <w:spacing w:before="20" w:after="20"/>
              <w:rPr>
                <w:sz w:val="19"/>
                <w:szCs w:val="19"/>
              </w:rPr>
            </w:pPr>
            <w:r>
              <w:rPr>
                <w:sz w:val="19"/>
                <w:szCs w:val="19"/>
              </w:rPr>
              <w:t>1d10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EF6839" w14:textId="77777777" w:rsidR="00882086" w:rsidRDefault="00000000">
            <w:pPr>
              <w:spacing w:before="20" w:after="20"/>
              <w:rPr>
                <w:sz w:val="19"/>
                <w:szCs w:val="19"/>
              </w:rPr>
            </w:pPr>
            <w:r>
              <w:rPr>
                <w:sz w:val="19"/>
                <w:szCs w:val="19"/>
              </w:rPr>
              <w:t>6</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C7E5454" w14:textId="77777777" w:rsidR="00882086" w:rsidRDefault="00000000">
            <w:pPr>
              <w:spacing w:before="20" w:after="20"/>
              <w:rPr>
                <w:sz w:val="19"/>
                <w:szCs w:val="19"/>
              </w:rPr>
            </w:pPr>
            <w:r>
              <w:rPr>
                <w:sz w:val="19"/>
                <w:szCs w:val="19"/>
              </w:rPr>
              <w:t>Disarm, Sweep, Two-Handed, Unwieldy 2,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762403" w14:textId="77777777" w:rsidR="00882086" w:rsidRDefault="00000000">
            <w:pPr>
              <w:spacing w:before="20" w:after="20"/>
              <w:rPr>
                <w:sz w:val="19"/>
                <w:szCs w:val="19"/>
              </w:rPr>
            </w:pPr>
            <w:r>
              <w:rPr>
                <w:sz w:val="19"/>
                <w:szCs w:val="19"/>
              </w:rPr>
              <w:t>5 gp</w:t>
            </w:r>
          </w:p>
        </w:tc>
      </w:tr>
      <w:tr w:rsidR="00882086" w14:paraId="5D8C1193"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2AF89A8" w14:textId="77777777" w:rsidR="00882086" w:rsidRDefault="00000000">
            <w:pPr>
              <w:spacing w:before="20" w:after="20"/>
              <w:rPr>
                <w:sz w:val="19"/>
                <w:szCs w:val="19"/>
              </w:rPr>
            </w:pPr>
            <w:r>
              <w:rPr>
                <w:sz w:val="19"/>
                <w:szCs w:val="19"/>
              </w:rPr>
              <w:t>War Pick</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40C461"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6BA889D" w14:textId="77777777" w:rsidR="00882086" w:rsidRDefault="00000000">
            <w:pPr>
              <w:spacing w:before="20" w:after="20"/>
              <w:rPr>
                <w:sz w:val="19"/>
                <w:szCs w:val="19"/>
              </w:rPr>
            </w:pPr>
            <w:r>
              <w:rPr>
                <w:sz w:val="19"/>
                <w:szCs w:val="19"/>
              </w:rPr>
              <w:t>Picks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D17E4E6"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8B51AAE" w14:textId="77777777" w:rsidR="00882086" w:rsidRDefault="00000000">
            <w:pPr>
              <w:spacing w:before="20" w:after="20"/>
              <w:rPr>
                <w:sz w:val="19"/>
                <w:szCs w:val="19"/>
              </w:rPr>
            </w:pPr>
            <w:r>
              <w:rPr>
                <w:sz w:val="19"/>
                <w:szCs w:val="19"/>
              </w:rPr>
              <w:t>3</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6CD57DB" w14:textId="77777777" w:rsidR="00882086" w:rsidRDefault="00000000">
            <w:pPr>
              <w:spacing w:before="20" w:after="20"/>
              <w:rPr>
                <w:sz w:val="19"/>
                <w:szCs w:val="19"/>
              </w:rPr>
            </w:pPr>
            <w:r>
              <w:rPr>
                <w:sz w:val="19"/>
                <w:szCs w:val="19"/>
              </w:rPr>
              <w:t>Armor-Piercing 1, Deadly d10</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B053CF" w14:textId="77777777" w:rsidR="00882086" w:rsidRDefault="00000000">
            <w:pPr>
              <w:spacing w:before="20" w:after="20"/>
              <w:rPr>
                <w:sz w:val="19"/>
                <w:szCs w:val="19"/>
              </w:rPr>
            </w:pPr>
            <w:r>
              <w:rPr>
                <w:sz w:val="19"/>
                <w:szCs w:val="19"/>
              </w:rPr>
              <w:t>3 gp</w:t>
            </w:r>
          </w:p>
        </w:tc>
      </w:tr>
    </w:tbl>
    <w:p w14:paraId="618B2B63"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Ranged Weapons</w:t>
      </w:r>
    </w:p>
    <w:tbl>
      <w:tblPr>
        <w:tblW w:w="10070" w:type="dxa"/>
        <w:tblLayout w:type="fixed"/>
        <w:tblCellMar>
          <w:top w:w="15" w:type="dxa"/>
          <w:left w:w="15" w:type="dxa"/>
          <w:bottom w:w="15" w:type="dxa"/>
          <w:right w:w="15" w:type="dxa"/>
        </w:tblCellMar>
        <w:tblLook w:val="04A0" w:firstRow="1" w:lastRow="0" w:firstColumn="1" w:lastColumn="0" w:noHBand="0" w:noVBand="1"/>
      </w:tblPr>
      <w:tblGrid>
        <w:gridCol w:w="1702"/>
        <w:gridCol w:w="883"/>
        <w:gridCol w:w="994"/>
        <w:gridCol w:w="799"/>
        <w:gridCol w:w="617"/>
        <w:gridCol w:w="5075"/>
      </w:tblGrid>
      <w:tr w:rsidR="00882086" w14:paraId="62DB8DC8" w14:textId="77777777">
        <w:trPr>
          <w:tblHeader/>
        </w:trPr>
        <w:tc>
          <w:tcPr>
            <w:tcW w:w="1702" w:type="dxa"/>
            <w:tcBorders>
              <w:top w:val="single" w:sz="4" w:space="0" w:color="000000"/>
              <w:left w:val="single" w:sz="4" w:space="0" w:color="000000"/>
              <w:bottom w:val="single" w:sz="4" w:space="0" w:color="000000"/>
              <w:right w:val="single" w:sz="4" w:space="0" w:color="000000"/>
            </w:tcBorders>
            <w:vAlign w:val="center"/>
          </w:tcPr>
          <w:p w14:paraId="330C5FE3" w14:textId="77777777" w:rsidR="00882086" w:rsidRDefault="00000000">
            <w:pPr>
              <w:rPr>
                <w:b/>
                <w:bCs/>
              </w:rPr>
            </w:pPr>
            <w:r>
              <w:rPr>
                <w:b/>
                <w:bCs/>
              </w:rPr>
              <w:t>Weapon</w:t>
            </w:r>
          </w:p>
        </w:tc>
        <w:tc>
          <w:tcPr>
            <w:tcW w:w="883" w:type="dxa"/>
            <w:tcBorders>
              <w:top w:val="single" w:sz="4" w:space="0" w:color="000000"/>
              <w:left w:val="single" w:sz="4" w:space="0" w:color="000000"/>
              <w:bottom w:val="single" w:sz="4" w:space="0" w:color="000000"/>
              <w:right w:val="single" w:sz="4" w:space="0" w:color="000000"/>
            </w:tcBorders>
            <w:vAlign w:val="center"/>
          </w:tcPr>
          <w:p w14:paraId="7CC76905" w14:textId="77777777" w:rsidR="00882086" w:rsidRDefault="00000000">
            <w:pPr>
              <w:rPr>
                <w:b/>
                <w:bCs/>
              </w:rPr>
            </w:pPr>
            <w:r>
              <w:rPr>
                <w:b/>
                <w:bCs/>
              </w:rPr>
              <w:t>Handling</w:t>
            </w:r>
          </w:p>
        </w:tc>
        <w:tc>
          <w:tcPr>
            <w:tcW w:w="994" w:type="dxa"/>
            <w:tcBorders>
              <w:top w:val="single" w:sz="4" w:space="0" w:color="000000"/>
              <w:left w:val="single" w:sz="4" w:space="0" w:color="000000"/>
              <w:bottom w:val="single" w:sz="4" w:space="0" w:color="000000"/>
              <w:right w:val="single" w:sz="4" w:space="0" w:color="000000"/>
            </w:tcBorders>
          </w:tcPr>
          <w:p w14:paraId="0914D1B1" w14:textId="77777777" w:rsidR="00882086" w:rsidRDefault="00000000">
            <w:pPr>
              <w:rPr>
                <w:b/>
                <w:bCs/>
              </w:rPr>
            </w:pPr>
            <w:r>
              <w:rPr>
                <w:b/>
                <w:bCs/>
              </w:rPr>
              <w:t>Group</w:t>
            </w:r>
          </w:p>
        </w:tc>
        <w:tc>
          <w:tcPr>
            <w:tcW w:w="799" w:type="dxa"/>
            <w:tcBorders>
              <w:top w:val="single" w:sz="4" w:space="0" w:color="000000"/>
              <w:left w:val="single" w:sz="4" w:space="0" w:color="000000"/>
              <w:bottom w:val="single" w:sz="4" w:space="0" w:color="000000"/>
              <w:right w:val="single" w:sz="4" w:space="0" w:color="000000"/>
            </w:tcBorders>
            <w:vAlign w:val="center"/>
          </w:tcPr>
          <w:p w14:paraId="7EBD23ED" w14:textId="77777777" w:rsidR="00882086" w:rsidRDefault="00000000">
            <w:pPr>
              <w:rPr>
                <w:b/>
                <w:bCs/>
              </w:rPr>
            </w:pPr>
            <w:r>
              <w:rPr>
                <w:b/>
                <w:bCs/>
              </w:rPr>
              <w:t>Damage</w:t>
            </w:r>
          </w:p>
        </w:tc>
        <w:tc>
          <w:tcPr>
            <w:tcW w:w="617" w:type="dxa"/>
            <w:tcBorders>
              <w:top w:val="single" w:sz="4" w:space="0" w:color="000000"/>
              <w:left w:val="single" w:sz="4" w:space="0" w:color="000000"/>
              <w:bottom w:val="single" w:sz="4" w:space="0" w:color="000000"/>
              <w:right w:val="single" w:sz="4" w:space="0" w:color="000000"/>
            </w:tcBorders>
            <w:vAlign w:val="center"/>
          </w:tcPr>
          <w:p w14:paraId="391836E1" w14:textId="77777777" w:rsidR="00882086" w:rsidRDefault="00000000">
            <w:pPr>
              <w:rPr>
                <w:b/>
                <w:bCs/>
              </w:rPr>
            </w:pPr>
            <w:r>
              <w:rPr>
                <w:b/>
                <w:bCs/>
              </w:rPr>
              <w:t>Range</w:t>
            </w:r>
          </w:p>
        </w:tc>
        <w:tc>
          <w:tcPr>
            <w:tcW w:w="5074" w:type="dxa"/>
            <w:tcBorders>
              <w:top w:val="single" w:sz="4" w:space="0" w:color="000000"/>
              <w:left w:val="single" w:sz="4" w:space="0" w:color="000000"/>
              <w:bottom w:val="single" w:sz="4" w:space="0" w:color="000000"/>
              <w:right w:val="single" w:sz="4" w:space="0" w:color="000000"/>
            </w:tcBorders>
            <w:vAlign w:val="center"/>
          </w:tcPr>
          <w:p w14:paraId="70FE3246" w14:textId="77777777" w:rsidR="00882086" w:rsidRDefault="00000000">
            <w:pPr>
              <w:rPr>
                <w:b/>
                <w:bCs/>
              </w:rPr>
            </w:pPr>
            <w:r>
              <w:rPr>
                <w:b/>
                <w:bCs/>
              </w:rPr>
              <w:t>Traits</w:t>
            </w:r>
          </w:p>
        </w:tc>
      </w:tr>
      <w:tr w:rsidR="00882086" w14:paraId="4FB96188"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1BDB104B" w14:textId="77777777" w:rsidR="00882086" w:rsidRDefault="00000000">
            <w:r>
              <w:t>Sling</w:t>
            </w:r>
          </w:p>
        </w:tc>
        <w:tc>
          <w:tcPr>
            <w:tcW w:w="883" w:type="dxa"/>
            <w:tcBorders>
              <w:top w:val="single" w:sz="4" w:space="0" w:color="000000"/>
              <w:left w:val="single" w:sz="4" w:space="0" w:color="000000"/>
              <w:bottom w:val="single" w:sz="4" w:space="0" w:color="000000"/>
              <w:right w:val="single" w:sz="4" w:space="0" w:color="000000"/>
            </w:tcBorders>
            <w:vAlign w:val="center"/>
          </w:tcPr>
          <w:p w14:paraId="3E0CD088" w14:textId="77777777" w:rsidR="00882086" w:rsidRDefault="00000000">
            <w:r>
              <w:t>Intuitive</w:t>
            </w:r>
          </w:p>
        </w:tc>
        <w:tc>
          <w:tcPr>
            <w:tcW w:w="994" w:type="dxa"/>
            <w:tcBorders>
              <w:top w:val="single" w:sz="4" w:space="0" w:color="000000"/>
              <w:left w:val="single" w:sz="4" w:space="0" w:color="000000"/>
              <w:bottom w:val="single" w:sz="4" w:space="0" w:color="000000"/>
              <w:right w:val="single" w:sz="4" w:space="0" w:color="000000"/>
            </w:tcBorders>
          </w:tcPr>
          <w:p w14:paraId="0CA8CF98" w14:textId="77777777" w:rsidR="00882086" w:rsidRDefault="00000000">
            <w:r>
              <w:t>Slings</w:t>
            </w:r>
          </w:p>
        </w:tc>
        <w:tc>
          <w:tcPr>
            <w:tcW w:w="799" w:type="dxa"/>
            <w:tcBorders>
              <w:top w:val="single" w:sz="4" w:space="0" w:color="000000"/>
              <w:left w:val="single" w:sz="4" w:space="0" w:color="000000"/>
              <w:bottom w:val="single" w:sz="4" w:space="0" w:color="000000"/>
              <w:right w:val="single" w:sz="4" w:space="0" w:color="000000"/>
            </w:tcBorders>
            <w:vAlign w:val="center"/>
          </w:tcPr>
          <w:p w14:paraId="4330BA0F" w14:textId="77777777" w:rsidR="00882086" w:rsidRDefault="00000000">
            <w:r>
              <w:t>1d6 B</w:t>
            </w:r>
          </w:p>
        </w:tc>
        <w:tc>
          <w:tcPr>
            <w:tcW w:w="617" w:type="dxa"/>
            <w:tcBorders>
              <w:top w:val="single" w:sz="4" w:space="0" w:color="000000"/>
              <w:left w:val="single" w:sz="4" w:space="0" w:color="000000"/>
              <w:bottom w:val="single" w:sz="4" w:space="0" w:color="000000"/>
              <w:right w:val="single" w:sz="4" w:space="0" w:color="000000"/>
            </w:tcBorders>
            <w:vAlign w:val="center"/>
          </w:tcPr>
          <w:p w14:paraId="3F5EA1FF" w14:textId="77777777" w:rsidR="00882086" w:rsidRDefault="00000000">
            <w:r>
              <w:t>60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2C799798" w14:textId="77777777" w:rsidR="00882086" w:rsidRDefault="00000000">
            <w:r>
              <w:t>Ranged 60, Reload 1</w:t>
            </w:r>
          </w:p>
        </w:tc>
      </w:tr>
      <w:tr w:rsidR="00882086" w14:paraId="4442DCDC"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15DF8AE8" w14:textId="77777777" w:rsidR="00882086" w:rsidRDefault="00000000">
            <w:r>
              <w:t>Light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3BE09A5B" w14:textId="77777777" w:rsidR="00882086" w:rsidRDefault="00000000">
            <w:r>
              <w:t>Intuitive</w:t>
            </w:r>
          </w:p>
        </w:tc>
        <w:tc>
          <w:tcPr>
            <w:tcW w:w="994" w:type="dxa"/>
            <w:tcBorders>
              <w:top w:val="single" w:sz="4" w:space="0" w:color="000000"/>
              <w:left w:val="single" w:sz="4" w:space="0" w:color="000000"/>
              <w:bottom w:val="single" w:sz="4" w:space="0" w:color="000000"/>
              <w:right w:val="single" w:sz="4" w:space="0" w:color="000000"/>
            </w:tcBorders>
          </w:tcPr>
          <w:p w14:paraId="328E781D"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1EA2CF52" w14:textId="77777777" w:rsidR="00882086" w:rsidRDefault="00000000">
            <w:r>
              <w:t>1d8 P</w:t>
            </w:r>
          </w:p>
        </w:tc>
        <w:tc>
          <w:tcPr>
            <w:tcW w:w="617" w:type="dxa"/>
            <w:tcBorders>
              <w:top w:val="single" w:sz="4" w:space="0" w:color="000000"/>
              <w:left w:val="single" w:sz="4" w:space="0" w:color="000000"/>
              <w:bottom w:val="single" w:sz="4" w:space="0" w:color="000000"/>
              <w:right w:val="single" w:sz="4" w:space="0" w:color="000000"/>
            </w:tcBorders>
            <w:vAlign w:val="center"/>
          </w:tcPr>
          <w:p w14:paraId="66F84E02" w14:textId="77777777" w:rsidR="00882086" w:rsidRDefault="00000000">
            <w:r>
              <w:t>100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5ED59F08" w14:textId="77777777" w:rsidR="00882086" w:rsidRDefault="00000000">
            <w:r>
              <w:t>Ranged 100, Mechanical, Reload 2, Two-Handed</w:t>
            </w:r>
          </w:p>
        </w:tc>
      </w:tr>
      <w:tr w:rsidR="00882086" w14:paraId="57BE5E9E"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541FAD6D" w14:textId="77777777" w:rsidR="00882086" w:rsidRDefault="00000000">
            <w:r>
              <w:t>Shortbow</w:t>
            </w:r>
          </w:p>
        </w:tc>
        <w:tc>
          <w:tcPr>
            <w:tcW w:w="883" w:type="dxa"/>
            <w:tcBorders>
              <w:top w:val="single" w:sz="4" w:space="0" w:color="000000"/>
              <w:left w:val="single" w:sz="4" w:space="0" w:color="000000"/>
              <w:bottom w:val="single" w:sz="4" w:space="0" w:color="000000"/>
              <w:right w:val="single" w:sz="4" w:space="0" w:color="000000"/>
            </w:tcBorders>
            <w:vAlign w:val="center"/>
          </w:tcPr>
          <w:p w14:paraId="5E4D0FB4"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4D6055D0" w14:textId="77777777" w:rsidR="00882086" w:rsidRDefault="00000000">
            <w:r>
              <w:t>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03C8FC36"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50804975" w14:textId="77777777" w:rsidR="00882086" w:rsidRDefault="00000000">
            <w:r>
              <w:t>120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648EDCED" w14:textId="77777777" w:rsidR="00882086" w:rsidRDefault="00000000">
            <w:r>
              <w:t>Ranged 120, Reload 1, Two-Handed, Unwieldy 10</w:t>
            </w:r>
          </w:p>
        </w:tc>
      </w:tr>
      <w:tr w:rsidR="00882086" w14:paraId="088A26C4"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3D40AA2A" w14:textId="77777777" w:rsidR="00882086" w:rsidRDefault="00000000">
            <w:r>
              <w:t>Longbow</w:t>
            </w:r>
          </w:p>
        </w:tc>
        <w:tc>
          <w:tcPr>
            <w:tcW w:w="883" w:type="dxa"/>
            <w:tcBorders>
              <w:top w:val="single" w:sz="4" w:space="0" w:color="000000"/>
              <w:left w:val="single" w:sz="4" w:space="0" w:color="000000"/>
              <w:bottom w:val="single" w:sz="4" w:space="0" w:color="000000"/>
              <w:right w:val="single" w:sz="4" w:space="0" w:color="000000"/>
            </w:tcBorders>
            <w:vAlign w:val="center"/>
          </w:tcPr>
          <w:p w14:paraId="74CCF422"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75BEA540" w14:textId="77777777" w:rsidR="00882086" w:rsidRDefault="00000000">
            <w:r>
              <w:t>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2DD66D7B" w14:textId="77777777" w:rsidR="00882086" w:rsidRDefault="00000000">
            <w:r>
              <w:t>1d8 P</w:t>
            </w:r>
          </w:p>
        </w:tc>
        <w:tc>
          <w:tcPr>
            <w:tcW w:w="617" w:type="dxa"/>
            <w:tcBorders>
              <w:top w:val="single" w:sz="4" w:space="0" w:color="000000"/>
              <w:left w:val="single" w:sz="4" w:space="0" w:color="000000"/>
              <w:bottom w:val="single" w:sz="4" w:space="0" w:color="000000"/>
              <w:right w:val="single" w:sz="4" w:space="0" w:color="000000"/>
            </w:tcBorders>
            <w:vAlign w:val="center"/>
          </w:tcPr>
          <w:p w14:paraId="1632CA73" w14:textId="77777777" w:rsidR="00882086" w:rsidRDefault="00000000">
            <w:r>
              <w:t>180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358D4B2F" w14:textId="77777777" w:rsidR="00882086" w:rsidRDefault="00000000">
            <w:r>
              <w:t>Ranged 180, Reload 1, Two-Handed, Unwieldy 20</w:t>
            </w:r>
          </w:p>
        </w:tc>
      </w:tr>
      <w:tr w:rsidR="00882086" w14:paraId="2FF46A92"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36FDD4C4" w14:textId="77777777" w:rsidR="00882086" w:rsidRDefault="00000000">
            <w:r>
              <w:t>Heavy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2D83972"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7C20A6DF"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0BAEBEC3" w14:textId="77777777" w:rsidR="00882086" w:rsidRDefault="00000000">
            <w:r>
              <w:t>1d10 P</w:t>
            </w:r>
          </w:p>
        </w:tc>
        <w:tc>
          <w:tcPr>
            <w:tcW w:w="617" w:type="dxa"/>
            <w:tcBorders>
              <w:top w:val="single" w:sz="4" w:space="0" w:color="000000"/>
              <w:left w:val="single" w:sz="4" w:space="0" w:color="000000"/>
              <w:bottom w:val="single" w:sz="4" w:space="0" w:color="000000"/>
              <w:right w:val="single" w:sz="4" w:space="0" w:color="000000"/>
            </w:tcBorders>
            <w:vAlign w:val="center"/>
          </w:tcPr>
          <w:p w14:paraId="49D8FB28" w14:textId="77777777" w:rsidR="00882086" w:rsidRDefault="00000000">
            <w:r>
              <w:t>140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24280FD7" w14:textId="77777777" w:rsidR="00882086" w:rsidRDefault="00000000">
            <w:r>
              <w:t>Ranged 140, Mechanical, Reload 3, Armor-Piercing 1, Two-Handed</w:t>
            </w:r>
          </w:p>
        </w:tc>
      </w:tr>
      <w:tr w:rsidR="00882086" w14:paraId="4377FE53"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4EA9371C" w14:textId="77777777" w:rsidR="00882086" w:rsidRDefault="00000000">
            <w:r>
              <w:t>Hand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CB3FF5E"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30589CF4"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528A1461"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163CC1FB" w14:textId="77777777" w:rsidR="00882086" w:rsidRDefault="00000000">
            <w:r>
              <w:t>60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33EA6D83" w14:textId="77777777" w:rsidR="00882086" w:rsidRDefault="00000000">
            <w:r>
              <w:t>Ranged 60, Mechanical, Reload 2, Close</w:t>
            </w:r>
          </w:p>
        </w:tc>
      </w:tr>
      <w:tr w:rsidR="00882086" w14:paraId="544C16B9"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6D6497C8" w14:textId="77777777" w:rsidR="00882086" w:rsidRDefault="00000000">
            <w:r>
              <w:t>Repeating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71FC77F"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29352616"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7702D063"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42016139" w14:textId="77777777" w:rsidR="00882086" w:rsidRDefault="00000000">
            <w:r>
              <w:t>80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49FB99E7" w14:textId="77777777" w:rsidR="00882086" w:rsidRDefault="00000000">
            <w:r>
              <w:t>Ranged 80, Mechanical, Capacity 5, Reload 3, Two-Handed</w:t>
            </w:r>
          </w:p>
        </w:tc>
      </w:tr>
      <w:tr w:rsidR="00882086" w14:paraId="2E41EE18"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06108EF4" w14:textId="77777777" w:rsidR="00882086" w:rsidRDefault="00000000">
            <w:r>
              <w:t>Bolas</w:t>
            </w:r>
          </w:p>
        </w:tc>
        <w:tc>
          <w:tcPr>
            <w:tcW w:w="883" w:type="dxa"/>
            <w:tcBorders>
              <w:top w:val="single" w:sz="4" w:space="0" w:color="000000"/>
              <w:left w:val="single" w:sz="4" w:space="0" w:color="000000"/>
              <w:bottom w:val="single" w:sz="4" w:space="0" w:color="000000"/>
              <w:right w:val="single" w:sz="4" w:space="0" w:color="000000"/>
            </w:tcBorders>
            <w:vAlign w:val="center"/>
          </w:tcPr>
          <w:p w14:paraId="4448CEA7"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382CB65C" w14:textId="77777777" w:rsidR="00882086" w:rsidRDefault="00000000">
            <w:r>
              <w:t>Slings</w:t>
            </w:r>
          </w:p>
        </w:tc>
        <w:tc>
          <w:tcPr>
            <w:tcW w:w="799" w:type="dxa"/>
            <w:tcBorders>
              <w:top w:val="single" w:sz="4" w:space="0" w:color="000000"/>
              <w:left w:val="single" w:sz="4" w:space="0" w:color="000000"/>
              <w:bottom w:val="single" w:sz="4" w:space="0" w:color="000000"/>
              <w:right w:val="single" w:sz="4" w:space="0" w:color="000000"/>
            </w:tcBorders>
            <w:vAlign w:val="center"/>
          </w:tcPr>
          <w:p w14:paraId="265CAB29" w14:textId="77777777" w:rsidR="00882086" w:rsidRDefault="00000000">
            <w:r>
              <w:t>1d4 B</w:t>
            </w:r>
          </w:p>
        </w:tc>
        <w:tc>
          <w:tcPr>
            <w:tcW w:w="617" w:type="dxa"/>
            <w:tcBorders>
              <w:top w:val="single" w:sz="4" w:space="0" w:color="000000"/>
              <w:left w:val="single" w:sz="4" w:space="0" w:color="000000"/>
              <w:bottom w:val="single" w:sz="4" w:space="0" w:color="000000"/>
              <w:right w:val="single" w:sz="4" w:space="0" w:color="000000"/>
            </w:tcBorders>
            <w:vAlign w:val="center"/>
          </w:tcPr>
          <w:p w14:paraId="4C1EFF2A" w14:textId="77777777" w:rsidR="00882086" w:rsidRDefault="00000000">
            <w:r>
              <w:t>30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5C2FBBBB" w14:textId="77777777" w:rsidR="00882086" w:rsidRDefault="00000000">
            <w:r>
              <w:t>Ranged 30, Nonlethal, Trip</w:t>
            </w:r>
          </w:p>
        </w:tc>
      </w:tr>
    </w:tbl>
    <w:p w14:paraId="3257DD8B" w14:textId="77777777" w:rsidR="00882086" w:rsidRDefault="00882086"/>
    <w:p w14:paraId="6FDAFAA1" w14:textId="77777777" w:rsidR="00882086" w:rsidRDefault="00000000">
      <w:r>
        <w:rPr>
          <w:b/>
          <w:bCs/>
        </w:rPr>
        <w:t xml:space="preserve">Reach (ft) </w:t>
      </w:r>
      <w:r>
        <w:t>assumes a weapon meant for a Medium-sized creature. A larger or smaller weapon will have greater or smaller reach than displayed above, according to the following formula:</w:t>
      </w:r>
    </w:p>
    <w:p w14:paraId="3ECDEA39" w14:textId="77777777" w:rsidR="00882086" w:rsidRDefault="00882086"/>
    <w:tbl>
      <w:tblPr>
        <w:tblW w:w="10050" w:type="dxa"/>
        <w:tblLayout w:type="fixed"/>
        <w:tblCellMar>
          <w:top w:w="120" w:type="dxa"/>
          <w:left w:w="160" w:type="dxa"/>
          <w:bottom w:w="120" w:type="dxa"/>
          <w:right w:w="160" w:type="dxa"/>
        </w:tblCellMar>
        <w:tblLook w:val="04A0" w:firstRow="1" w:lastRow="0" w:firstColumn="1" w:lastColumn="0" w:noHBand="0" w:noVBand="1"/>
      </w:tblPr>
      <w:tblGrid>
        <w:gridCol w:w="10050"/>
      </w:tblGrid>
      <w:tr w:rsidR="00882086" w14:paraId="0BB4C8F2" w14:textId="77777777">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Pr>
          <w:p w14:paraId="7C9F70BC" w14:textId="77777777" w:rsidR="00882086" w:rsidRDefault="00000000">
            <w:pPr>
              <w:spacing w:after="20"/>
              <w:jc w:val="center"/>
            </w:pPr>
            <w:r>
              <w:rPr>
                <w:rFonts w:eastAsia="Georgia"/>
                <w:b/>
                <w:bCs/>
                <w:color w:val="0E5F6B"/>
                <w:sz w:val="24"/>
                <w:szCs w:val="24"/>
              </w:rPr>
              <w:t>Weapon Reach = Normal Weapon Reach * Weapon Size Factor</w:t>
            </w:r>
          </w:p>
        </w:tc>
      </w:tr>
    </w:tbl>
    <w:p w14:paraId="318DAE14" w14:textId="77777777" w:rsidR="00882086" w:rsidRDefault="00882086"/>
    <w:tbl>
      <w:tblPr>
        <w:tblW w:w="3038" w:type="dxa"/>
        <w:tblLayout w:type="fixed"/>
        <w:tblCellMar>
          <w:top w:w="15" w:type="dxa"/>
          <w:left w:w="15" w:type="dxa"/>
          <w:bottom w:w="15" w:type="dxa"/>
          <w:right w:w="15" w:type="dxa"/>
        </w:tblCellMar>
        <w:tblLook w:val="04A0" w:firstRow="1" w:lastRow="0" w:firstColumn="1" w:lastColumn="0" w:noHBand="0" w:noVBand="1"/>
      </w:tblPr>
      <w:tblGrid>
        <w:gridCol w:w="1220"/>
        <w:gridCol w:w="1818"/>
      </w:tblGrid>
      <w:tr w:rsidR="00882086" w14:paraId="0850E04D" w14:textId="77777777">
        <w:trPr>
          <w:tblHeader/>
        </w:trPr>
        <w:tc>
          <w:tcPr>
            <w:tcW w:w="1220" w:type="dxa"/>
            <w:tcBorders>
              <w:top w:val="single" w:sz="4" w:space="0" w:color="000000"/>
              <w:left w:val="single" w:sz="4" w:space="0" w:color="000000"/>
              <w:bottom w:val="single" w:sz="4" w:space="0" w:color="000000"/>
              <w:right w:val="single" w:sz="4" w:space="0" w:color="000000"/>
            </w:tcBorders>
            <w:vAlign w:val="center"/>
          </w:tcPr>
          <w:p w14:paraId="235BF7A7" w14:textId="77777777" w:rsidR="00882086" w:rsidRDefault="00000000">
            <w:pPr>
              <w:rPr>
                <w:b/>
                <w:bCs/>
              </w:rPr>
            </w:pPr>
            <w:r>
              <w:rPr>
                <w:b/>
                <w:bCs/>
              </w:rPr>
              <w:t>Weapon Size</w:t>
            </w:r>
          </w:p>
        </w:tc>
        <w:tc>
          <w:tcPr>
            <w:tcW w:w="1817" w:type="dxa"/>
            <w:tcBorders>
              <w:top w:val="single" w:sz="4" w:space="0" w:color="000000"/>
              <w:left w:val="single" w:sz="4" w:space="0" w:color="000000"/>
              <w:bottom w:val="single" w:sz="4" w:space="0" w:color="000000"/>
              <w:right w:val="single" w:sz="4" w:space="0" w:color="000000"/>
            </w:tcBorders>
            <w:vAlign w:val="center"/>
          </w:tcPr>
          <w:p w14:paraId="1A3898F6" w14:textId="77777777" w:rsidR="00882086" w:rsidRDefault="00000000">
            <w:pPr>
              <w:rPr>
                <w:b/>
                <w:bCs/>
              </w:rPr>
            </w:pPr>
            <w:r>
              <w:rPr>
                <w:b/>
                <w:bCs/>
              </w:rPr>
              <w:t>Weapon Size Factor</w:t>
            </w:r>
          </w:p>
        </w:tc>
      </w:tr>
      <w:tr w:rsidR="00882086" w14:paraId="4EFFF74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21B98FAA" w14:textId="77777777" w:rsidR="00882086" w:rsidRDefault="00000000">
            <w:r>
              <w:rPr>
                <w:b/>
                <w:bCs/>
              </w:rPr>
              <w:t>Tiny</w:t>
            </w:r>
          </w:p>
        </w:tc>
        <w:tc>
          <w:tcPr>
            <w:tcW w:w="1817" w:type="dxa"/>
            <w:tcBorders>
              <w:top w:val="single" w:sz="4" w:space="0" w:color="000000"/>
              <w:left w:val="single" w:sz="4" w:space="0" w:color="000000"/>
              <w:bottom w:val="single" w:sz="4" w:space="0" w:color="000000"/>
              <w:right w:val="single" w:sz="4" w:space="0" w:color="000000"/>
            </w:tcBorders>
            <w:vAlign w:val="center"/>
          </w:tcPr>
          <w:p w14:paraId="66C92E3E" w14:textId="77777777" w:rsidR="00882086" w:rsidRDefault="00000000">
            <w:r>
              <w:t>1/3</w:t>
            </w:r>
          </w:p>
        </w:tc>
      </w:tr>
      <w:tr w:rsidR="00882086" w14:paraId="137D15B0"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4CBE8189" w14:textId="77777777" w:rsidR="00882086" w:rsidRDefault="00000000">
            <w:r>
              <w:rPr>
                <w:b/>
                <w:bCs/>
              </w:rPr>
              <w:t>Small</w:t>
            </w:r>
          </w:p>
        </w:tc>
        <w:tc>
          <w:tcPr>
            <w:tcW w:w="1817" w:type="dxa"/>
            <w:tcBorders>
              <w:top w:val="single" w:sz="4" w:space="0" w:color="000000"/>
              <w:left w:val="single" w:sz="4" w:space="0" w:color="000000"/>
              <w:bottom w:val="single" w:sz="4" w:space="0" w:color="000000"/>
              <w:right w:val="single" w:sz="4" w:space="0" w:color="000000"/>
            </w:tcBorders>
            <w:vAlign w:val="center"/>
          </w:tcPr>
          <w:p w14:paraId="437C52B0" w14:textId="77777777" w:rsidR="00882086" w:rsidRDefault="00000000">
            <w:r>
              <w:t>2/3</w:t>
            </w:r>
          </w:p>
        </w:tc>
      </w:tr>
      <w:tr w:rsidR="00882086" w14:paraId="67D5A6F2"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40B5BC0E" w14:textId="77777777" w:rsidR="00882086" w:rsidRDefault="00000000">
            <w:r>
              <w:rPr>
                <w:b/>
                <w:bCs/>
              </w:rPr>
              <w:t>Medium</w:t>
            </w:r>
          </w:p>
        </w:tc>
        <w:tc>
          <w:tcPr>
            <w:tcW w:w="1817" w:type="dxa"/>
            <w:tcBorders>
              <w:top w:val="single" w:sz="4" w:space="0" w:color="000000"/>
              <w:left w:val="single" w:sz="4" w:space="0" w:color="000000"/>
              <w:bottom w:val="single" w:sz="4" w:space="0" w:color="000000"/>
              <w:right w:val="single" w:sz="4" w:space="0" w:color="000000"/>
            </w:tcBorders>
            <w:vAlign w:val="center"/>
          </w:tcPr>
          <w:p w14:paraId="16FC4AFE" w14:textId="77777777" w:rsidR="00882086" w:rsidRDefault="00000000">
            <w:r>
              <w:t>1</w:t>
            </w:r>
          </w:p>
        </w:tc>
      </w:tr>
      <w:tr w:rsidR="00882086" w14:paraId="18DC7B9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0A72865B" w14:textId="77777777" w:rsidR="00882086" w:rsidRDefault="00000000">
            <w:r>
              <w:rPr>
                <w:b/>
                <w:bCs/>
              </w:rPr>
              <w:t>Large</w:t>
            </w:r>
          </w:p>
        </w:tc>
        <w:tc>
          <w:tcPr>
            <w:tcW w:w="1817" w:type="dxa"/>
            <w:tcBorders>
              <w:top w:val="single" w:sz="4" w:space="0" w:color="000000"/>
              <w:left w:val="single" w:sz="4" w:space="0" w:color="000000"/>
              <w:bottom w:val="single" w:sz="4" w:space="0" w:color="000000"/>
              <w:right w:val="single" w:sz="4" w:space="0" w:color="000000"/>
            </w:tcBorders>
            <w:vAlign w:val="center"/>
          </w:tcPr>
          <w:p w14:paraId="66990EDF" w14:textId="77777777" w:rsidR="00882086" w:rsidRDefault="00000000">
            <w:r>
              <w:t>1 ½</w:t>
            </w:r>
          </w:p>
        </w:tc>
      </w:tr>
      <w:tr w:rsidR="00882086" w14:paraId="34683A78"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5D7E565A" w14:textId="77777777" w:rsidR="00882086" w:rsidRDefault="00000000">
            <w:r>
              <w:rPr>
                <w:b/>
                <w:bCs/>
              </w:rPr>
              <w:t>Huge</w:t>
            </w:r>
          </w:p>
        </w:tc>
        <w:tc>
          <w:tcPr>
            <w:tcW w:w="1817" w:type="dxa"/>
            <w:tcBorders>
              <w:top w:val="single" w:sz="4" w:space="0" w:color="000000"/>
              <w:left w:val="single" w:sz="4" w:space="0" w:color="000000"/>
              <w:bottom w:val="single" w:sz="4" w:space="0" w:color="000000"/>
              <w:right w:val="single" w:sz="4" w:space="0" w:color="000000"/>
            </w:tcBorders>
            <w:vAlign w:val="center"/>
          </w:tcPr>
          <w:p w14:paraId="52C39642" w14:textId="77777777" w:rsidR="00882086" w:rsidRDefault="00000000">
            <w:r>
              <w:t>2</w:t>
            </w:r>
          </w:p>
        </w:tc>
      </w:tr>
      <w:tr w:rsidR="00882086" w14:paraId="28D70B0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1D97D4EE" w14:textId="77777777" w:rsidR="00882086" w:rsidRDefault="00000000">
            <w:pPr>
              <w:rPr>
                <w:b/>
                <w:bCs/>
              </w:rPr>
            </w:pPr>
            <w:r>
              <w:rPr>
                <w:b/>
                <w:bCs/>
              </w:rPr>
              <w:t>Gargantuan</w:t>
            </w:r>
          </w:p>
        </w:tc>
        <w:tc>
          <w:tcPr>
            <w:tcW w:w="1817" w:type="dxa"/>
            <w:tcBorders>
              <w:top w:val="single" w:sz="4" w:space="0" w:color="000000"/>
              <w:left w:val="single" w:sz="4" w:space="0" w:color="000000"/>
              <w:bottom w:val="single" w:sz="4" w:space="0" w:color="000000"/>
              <w:right w:val="single" w:sz="4" w:space="0" w:color="000000"/>
            </w:tcBorders>
            <w:vAlign w:val="center"/>
          </w:tcPr>
          <w:p w14:paraId="64D05EF0" w14:textId="77777777" w:rsidR="00882086" w:rsidRDefault="00000000">
            <w:r>
              <w:t>3</w:t>
            </w:r>
          </w:p>
        </w:tc>
      </w:tr>
    </w:tbl>
    <w:p w14:paraId="5CCF16AF" w14:textId="77777777" w:rsidR="00882086" w:rsidRDefault="00882086"/>
    <w:p w14:paraId="0FA61D2E" w14:textId="77777777" w:rsidR="00882086" w:rsidRDefault="00000000">
      <w:r>
        <w:t>When rounding down, treat a 0 ft Reach as Adjacent.</w:t>
      </w:r>
    </w:p>
    <w:p w14:paraId="72BA2CDF" w14:textId="77777777" w:rsidR="00882086" w:rsidRDefault="00882086"/>
    <w:p w14:paraId="6B586BEF" w14:textId="77777777" w:rsidR="00882086" w:rsidRDefault="00000000">
      <w:pPr>
        <w:rPr>
          <w:b/>
          <w:bCs/>
        </w:rPr>
      </w:pPr>
      <w:r>
        <w:rPr>
          <w:b/>
          <w:bCs/>
        </w:rPr>
        <w:t>Weapon Size</w:t>
      </w:r>
    </w:p>
    <w:p w14:paraId="3A3192A8" w14:textId="77777777" w:rsidR="00882086" w:rsidRDefault="00000000">
      <w:r>
        <w:t>Every weapon has a Size, representing the creature it was made to be wielded by. Weapons listed in this chapter are Medium unless otherwise stated.</w:t>
      </w:r>
    </w:p>
    <w:p w14:paraId="1AD400FD" w14:textId="77777777" w:rsidR="00882086" w:rsidRDefault="00882086"/>
    <w:p w14:paraId="5236A81A" w14:textId="77777777" w:rsidR="00882086" w:rsidRDefault="00000000">
      <w:r>
        <w:t xml:space="preserve">You may wield a weapon of </w:t>
      </w:r>
      <w:r>
        <w:rPr>
          <w:b/>
          <w:bCs/>
        </w:rPr>
        <w:t>your Size or smaller</w:t>
      </w:r>
      <w:r>
        <w:t>. A weapon retains its own Damage, Reach, Traits, and number of hands required regardless of the Size of the creature wielding it.</w:t>
      </w:r>
    </w:p>
    <w:p w14:paraId="15DBBE25" w14:textId="77777777" w:rsidR="00882086" w:rsidRDefault="00882086"/>
    <w:p w14:paraId="2A1A5CF9" w14:textId="77777777" w:rsidR="00882086" w:rsidRDefault="00000000">
      <w:r>
        <w:t xml:space="preserve">You cannot wield a weapon </w:t>
      </w:r>
      <w:r>
        <w:rPr>
          <w:b/>
          <w:bCs/>
        </w:rPr>
        <w:t>larger than your Size</w:t>
      </w:r>
      <w:r>
        <w:t xml:space="preserve"> unless a Talent, creature ability, or other rule specifically allows you to do so. That rule states the maximum Size of weapon you may wield and any other changes that apply.</w:t>
      </w:r>
    </w:p>
    <w:p w14:paraId="506D7387" w14:textId="77777777" w:rsidR="00882086" w:rsidRDefault="00882086"/>
    <w:p w14:paraId="11F5EF4B" w14:textId="77777777" w:rsidR="00882086" w:rsidRDefault="00000000">
      <w:r>
        <w:t>A weapon does not change Size when a differently-sized creature picks it up. A Large ogre wielding a Medium dagger is wielding a Medium dagger: its Weapon Reach remains that of a Medium dagger, while the ogre's greater Natural Reach still increases its Total Reach.</w:t>
      </w:r>
    </w:p>
    <w:p w14:paraId="22E9BD48" w14:textId="77777777" w:rsidR="00882086" w:rsidRDefault="00000000">
      <w:pPr>
        <w:pStyle w:val="Heading2"/>
        <w:keepNext/>
        <w:spacing w:before="240" w:after="120"/>
        <w:rPr>
          <w:rFonts w:eastAsia="Georgia"/>
          <w:b/>
          <w:bCs/>
          <w:color w:val="E2703A"/>
          <w:sz w:val="28"/>
          <w:szCs w:val="28"/>
        </w:rPr>
      </w:pPr>
      <w:bookmarkStart w:id="37" w:name="_Toc241476604"/>
      <w:r>
        <w:rPr>
          <w:rFonts w:eastAsia="Georgia"/>
          <w:b/>
          <w:bCs/>
          <w:color w:val="E2703A"/>
          <w:sz w:val="28"/>
          <w:szCs w:val="28"/>
        </w:rPr>
        <w:t>Weapon &amp; Armor Traits</w:t>
      </w:r>
      <w:bookmarkEnd w:id="37"/>
    </w:p>
    <w:p w14:paraId="7C0F2CFF"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Weapon Traits</w:t>
      </w:r>
    </w:p>
    <w:tbl>
      <w:tblPr>
        <w:tblW w:w="7645" w:type="dxa"/>
        <w:tblLayout w:type="fixed"/>
        <w:tblCellMar>
          <w:top w:w="40" w:type="dxa"/>
          <w:left w:w="80" w:type="dxa"/>
          <w:bottom w:w="40" w:type="dxa"/>
          <w:right w:w="80" w:type="dxa"/>
        </w:tblCellMar>
        <w:tblLook w:val="04A0" w:firstRow="1" w:lastRow="0" w:firstColumn="1" w:lastColumn="0" w:noHBand="0" w:noVBand="1"/>
      </w:tblPr>
      <w:tblGrid>
        <w:gridCol w:w="1343"/>
        <w:gridCol w:w="6302"/>
      </w:tblGrid>
      <w:tr w:rsidR="00882086" w14:paraId="20870DF2" w14:textId="77777777">
        <w:trPr>
          <w:cantSplit/>
          <w:tblHeader/>
        </w:trPr>
        <w:tc>
          <w:tcPr>
            <w:tcW w:w="1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3E3B87" w14:textId="77777777" w:rsidR="00882086" w:rsidRDefault="00000000">
            <w:pPr>
              <w:spacing w:before="20" w:after="20"/>
            </w:pPr>
            <w:r>
              <w:rPr>
                <w:b/>
                <w:bCs/>
                <w:color w:val="FFFFFF"/>
                <w:sz w:val="19"/>
                <w:szCs w:val="19"/>
              </w:rPr>
              <w:t>Trait</w:t>
            </w:r>
          </w:p>
        </w:tc>
        <w:tc>
          <w:tcPr>
            <w:tcW w:w="6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77EA4DB" w14:textId="77777777" w:rsidR="00882086" w:rsidRDefault="00000000">
            <w:pPr>
              <w:spacing w:before="20" w:after="20"/>
              <w:rPr>
                <w:b/>
                <w:bCs/>
              </w:rPr>
            </w:pPr>
            <w:r>
              <w:rPr>
                <w:b/>
                <w:bCs/>
                <w:color w:val="FFFFFF" w:themeColor="background1"/>
              </w:rPr>
              <w:t>Effects</w:t>
            </w:r>
          </w:p>
        </w:tc>
      </w:tr>
      <w:tr w:rsidR="00882086" w14:paraId="2AAC62D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2ED314" w14:textId="77777777" w:rsidR="00882086" w:rsidRDefault="00000000">
            <w:pPr>
              <w:spacing w:before="20" w:after="20"/>
            </w:pPr>
            <w:r>
              <w:t>Agile</w:t>
            </w:r>
          </w:p>
        </w:tc>
        <w:tc>
          <w:tcPr>
            <w:tcW w:w="6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764A21F" w14:textId="77777777" w:rsidR="00882086" w:rsidRDefault="00000000">
            <w:pPr>
              <w:spacing w:before="20" w:after="20"/>
              <w:rPr>
                <w:sz w:val="19"/>
                <w:szCs w:val="19"/>
              </w:rPr>
            </w:pPr>
            <w:r>
              <w:rPr>
                <w:sz w:val="19"/>
                <w:szCs w:val="19"/>
              </w:rPr>
              <w:t>Light enough to bite on the way in: a Quick Strike ❶ with it may Critically Hit.</w:t>
            </w:r>
          </w:p>
        </w:tc>
      </w:tr>
      <w:tr w:rsidR="00882086" w14:paraId="2656037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58BB4E" w14:textId="77777777" w:rsidR="00882086" w:rsidRDefault="00000000">
            <w:pPr>
              <w:spacing w:before="20" w:after="20"/>
              <w:rPr>
                <w:sz w:val="19"/>
                <w:szCs w:val="19"/>
              </w:rPr>
            </w:pPr>
            <w:r>
              <w:rPr>
                <w:sz w:val="19"/>
                <w:szCs w:val="19"/>
              </w:rPr>
              <w:t>Close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167A14" w14:textId="77777777" w:rsidR="00882086" w:rsidRDefault="00000000">
            <w:pPr>
              <w:spacing w:before="20" w:after="20"/>
              <w:rPr>
                <w:sz w:val="19"/>
                <w:szCs w:val="19"/>
              </w:rPr>
            </w:pPr>
            <w:r>
              <w:rPr>
                <w:sz w:val="19"/>
                <w:szCs w:val="19"/>
              </w:rPr>
              <w:t>You may attack with it while you are Grabbed, while Squeezing, and against a creature you have Grabbed, with no penalty.</w:t>
            </w:r>
          </w:p>
        </w:tc>
      </w:tr>
      <w:tr w:rsidR="00882086" w14:paraId="62186FD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CFE0E5" w14:textId="77777777" w:rsidR="00882086" w:rsidRDefault="00000000">
            <w:pPr>
              <w:spacing w:before="20" w:after="20"/>
              <w:rPr>
                <w:sz w:val="19"/>
                <w:szCs w:val="19"/>
              </w:rPr>
            </w:pPr>
            <w:r>
              <w:rPr>
                <w:sz w:val="19"/>
                <w:szCs w:val="19"/>
              </w:rPr>
              <w:t>Deadly dX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F383E9" w14:textId="77777777" w:rsidR="00882086" w:rsidRDefault="00000000">
            <w:pPr>
              <w:spacing w:before="20" w:after="20"/>
              <w:rPr>
                <w:sz w:val="19"/>
                <w:szCs w:val="19"/>
              </w:rPr>
            </w:pPr>
            <w:r>
              <w:rPr>
                <w:sz w:val="19"/>
                <w:szCs w:val="19"/>
              </w:rPr>
              <w:t>On a critical hit, add one die of the listed size to the damage. It is a critical effect of the weapon rather than one of the dice rolled for damage, so it is added after the damage has been doubled, and is not itself doubled.</w:t>
            </w:r>
          </w:p>
        </w:tc>
      </w:tr>
      <w:tr w:rsidR="00882086" w14:paraId="00691C2E"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88528A" w14:textId="77777777" w:rsidR="00882086" w:rsidRDefault="00000000">
            <w:pPr>
              <w:spacing w:before="20" w:after="20"/>
              <w:rPr>
                <w:sz w:val="19"/>
                <w:szCs w:val="19"/>
              </w:rPr>
            </w:pPr>
            <w:r>
              <w:rPr>
                <w:sz w:val="19"/>
                <w:szCs w:val="19"/>
              </w:rPr>
              <w:t>Finesse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D36F7F" w14:textId="77777777" w:rsidR="00882086" w:rsidRDefault="00000000">
            <w:pPr>
              <w:spacing w:before="20" w:after="20"/>
              <w:rPr>
                <w:sz w:val="19"/>
                <w:szCs w:val="19"/>
              </w:rPr>
            </w:pPr>
            <w:r>
              <w:rPr>
                <w:sz w:val="19"/>
                <w:szCs w:val="19"/>
              </w:rPr>
              <w:t>You may use Agility instead of Might on attack rolls with this weapon. Damage still uses Might.</w:t>
            </w:r>
          </w:p>
        </w:tc>
      </w:tr>
      <w:tr w:rsidR="00882086" w14:paraId="2800EFC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6AB74C" w14:textId="77777777" w:rsidR="00882086" w:rsidRDefault="00000000">
            <w:pPr>
              <w:spacing w:before="20" w:after="20"/>
              <w:rPr>
                <w:sz w:val="19"/>
                <w:szCs w:val="19"/>
              </w:rPr>
            </w:pPr>
            <w:r>
              <w:rPr>
                <w:sz w:val="19"/>
                <w:szCs w:val="19"/>
              </w:rPr>
              <w:t>Nonlethal</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06CD5B" w14:textId="77777777" w:rsidR="00882086" w:rsidRDefault="00000000">
            <w:pPr>
              <w:spacing w:before="20" w:after="20"/>
              <w:rPr>
                <w:sz w:val="19"/>
                <w:szCs w:val="19"/>
              </w:rPr>
            </w:pPr>
            <w:r>
              <w:rPr>
                <w:sz w:val="19"/>
                <w:szCs w:val="19"/>
              </w:rPr>
              <w:t>It knocks out rather than kills.</w:t>
            </w:r>
          </w:p>
        </w:tc>
      </w:tr>
      <w:tr w:rsidR="00882086" w14:paraId="446E0877"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FA94D5" w14:textId="77777777" w:rsidR="00882086" w:rsidRDefault="00000000">
            <w:pPr>
              <w:spacing w:before="20" w:after="20"/>
              <w:rPr>
                <w:sz w:val="19"/>
                <w:szCs w:val="19"/>
              </w:rPr>
            </w:pPr>
            <w:r>
              <w:rPr>
                <w:sz w:val="19"/>
                <w:szCs w:val="19"/>
              </w:rPr>
              <w:t>Parry</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2C816E" w14:textId="77777777" w:rsidR="00882086" w:rsidRDefault="00000000">
            <w:pPr>
              <w:spacing w:before="20" w:after="20"/>
              <w:rPr>
                <w:sz w:val="19"/>
                <w:szCs w:val="19"/>
              </w:rPr>
            </w:pPr>
            <w:r>
              <w:rPr>
                <w:sz w:val="19"/>
                <w:szCs w:val="19"/>
              </w:rPr>
              <w:t xml:space="preserve">A guard built for defense. +1 Gear bonus to </w:t>
            </w:r>
            <w:r>
              <w:rPr>
                <w:i/>
                <w:iCs/>
                <w:sz w:val="19"/>
                <w:szCs w:val="19"/>
              </w:rPr>
              <w:t>Guard</w:t>
            </w:r>
            <w:r>
              <w:rPr>
                <w:sz w:val="19"/>
                <w:szCs w:val="19"/>
              </w:rPr>
              <w:t xml:space="preserve"> against melee Attacks while you wield it.</w:t>
            </w:r>
          </w:p>
        </w:tc>
      </w:tr>
      <w:tr w:rsidR="00882086" w14:paraId="778E5F0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479D37" w14:textId="77777777" w:rsidR="00882086" w:rsidRDefault="00000000">
            <w:pPr>
              <w:spacing w:before="20" w:after="20"/>
              <w:rPr>
                <w:sz w:val="19"/>
                <w:szCs w:val="19"/>
              </w:rPr>
            </w:pPr>
            <w:r>
              <w:rPr>
                <w:sz w:val="19"/>
                <w:szCs w:val="19"/>
              </w:rPr>
              <w:t>Sweep</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67149A" w14:textId="77777777" w:rsidR="00882086" w:rsidRDefault="00000000">
            <w:pPr>
              <w:spacing w:before="20" w:after="20"/>
              <w:rPr>
                <w:sz w:val="19"/>
                <w:szCs w:val="19"/>
              </w:rPr>
            </w:pPr>
            <w:r>
              <w:rPr>
                <w:sz w:val="19"/>
                <w:szCs w:val="19"/>
              </w:rPr>
              <w:t>+1 Situation bonus to attack a target you have not yet attacked this round.</w:t>
            </w:r>
          </w:p>
        </w:tc>
      </w:tr>
      <w:tr w:rsidR="00882086" w14:paraId="6DDAC0C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E0EFA8" w14:textId="77777777" w:rsidR="00882086" w:rsidRDefault="00000000">
            <w:pPr>
              <w:spacing w:before="20" w:after="20"/>
              <w:rPr>
                <w:sz w:val="19"/>
                <w:szCs w:val="19"/>
              </w:rPr>
            </w:pPr>
            <w:r>
              <w:rPr>
                <w:sz w:val="19"/>
                <w:szCs w:val="19"/>
              </w:rPr>
              <w:t>Thrown 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56BE98" w14:textId="77777777" w:rsidR="00882086" w:rsidRDefault="00000000">
            <w:pPr>
              <w:spacing w:before="20" w:after="20"/>
              <w:rPr>
                <w:sz w:val="19"/>
                <w:szCs w:val="19"/>
              </w:rPr>
            </w:pPr>
            <w:r>
              <w:rPr>
                <w:sz w:val="19"/>
                <w:szCs w:val="19"/>
              </w:rPr>
              <w:t>You may throw it up to X feet, using Might for the attack roll.</w:t>
            </w:r>
          </w:p>
        </w:tc>
      </w:tr>
      <w:tr w:rsidR="00882086" w14:paraId="7B22602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21AFE9" w14:textId="77777777" w:rsidR="00882086" w:rsidRDefault="00000000">
            <w:pPr>
              <w:spacing w:before="20" w:after="20"/>
              <w:rPr>
                <w:sz w:val="19"/>
                <w:szCs w:val="19"/>
              </w:rPr>
            </w:pPr>
            <w:r>
              <w:rPr>
                <w:sz w:val="19"/>
                <w:szCs w:val="19"/>
              </w:rPr>
              <w:t>Grapple, Trip, Disarm, Shove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666AF7" w14:textId="77777777" w:rsidR="00882086" w:rsidRDefault="00000000">
            <w:pPr>
              <w:spacing w:before="20" w:after="20"/>
              <w:rPr>
                <w:sz w:val="19"/>
                <w:szCs w:val="19"/>
              </w:rPr>
            </w:pPr>
            <w:r>
              <w:rPr>
                <w:sz w:val="19"/>
                <w:szCs w:val="19"/>
              </w:rPr>
              <w:t>You may attempt that Maneuver with this weapon in hand rather than a free hand.</w:t>
            </w:r>
          </w:p>
        </w:tc>
      </w:tr>
      <w:tr w:rsidR="00882086" w14:paraId="50416AE4"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034AC" w14:textId="77777777" w:rsidR="00882086" w:rsidRDefault="00000000">
            <w:pPr>
              <w:spacing w:before="20" w:after="20"/>
              <w:rPr>
                <w:sz w:val="19"/>
                <w:szCs w:val="19"/>
              </w:rPr>
            </w:pPr>
            <w:r>
              <w:rPr>
                <w:sz w:val="19"/>
                <w:szCs w:val="19"/>
              </w:rPr>
              <w:t>Two-Hand dX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81AFC7" w14:textId="77777777" w:rsidR="00882086" w:rsidRDefault="00000000">
            <w:pPr>
              <w:spacing w:before="20" w:after="20"/>
              <w:rPr>
                <w:sz w:val="19"/>
                <w:szCs w:val="19"/>
              </w:rPr>
            </w:pPr>
            <w:r>
              <w:rPr>
                <w:sz w:val="19"/>
                <w:szCs w:val="19"/>
              </w:rPr>
              <w:t>Wielded in two hands, its damage die becomes dX.</w:t>
            </w:r>
          </w:p>
        </w:tc>
      </w:tr>
      <w:tr w:rsidR="00882086" w14:paraId="762967B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AE8192" w14:textId="77777777" w:rsidR="00882086" w:rsidRDefault="00000000">
            <w:pPr>
              <w:spacing w:before="20" w:after="20"/>
              <w:rPr>
                <w:sz w:val="19"/>
                <w:szCs w:val="19"/>
              </w:rPr>
            </w:pPr>
            <w:r>
              <w:rPr>
                <w:sz w:val="19"/>
                <w:szCs w:val="19"/>
              </w:rPr>
              <w:t>Two-Handed</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9ADA896" w14:textId="77777777" w:rsidR="00882086" w:rsidRDefault="00000000">
            <w:pPr>
              <w:spacing w:before="20" w:after="20"/>
              <w:rPr>
                <w:sz w:val="19"/>
                <w:szCs w:val="19"/>
              </w:rPr>
            </w:pPr>
            <w:r>
              <w:rPr>
                <w:sz w:val="19"/>
                <w:szCs w:val="19"/>
              </w:rPr>
              <w:t>It requires both hands.</w:t>
            </w:r>
          </w:p>
        </w:tc>
      </w:tr>
      <w:tr w:rsidR="00882086" w14:paraId="0082CFD4"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7CE6E5" w14:textId="77777777" w:rsidR="00882086" w:rsidRDefault="00000000">
            <w:pPr>
              <w:spacing w:before="20" w:after="20"/>
              <w:rPr>
                <w:sz w:val="19"/>
                <w:szCs w:val="19"/>
              </w:rPr>
            </w:pPr>
            <w:r>
              <w:rPr>
                <w:sz w:val="19"/>
                <w:szCs w:val="19"/>
              </w:rPr>
              <w:lastRenderedPageBreak/>
              <w:t>Unwieldy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B2AC25" w14:textId="77777777" w:rsidR="00882086" w:rsidRDefault="00000000">
            <w:pPr>
              <w:spacing w:before="20" w:after="20"/>
              <w:rPr>
                <w:sz w:val="19"/>
                <w:szCs w:val="19"/>
              </w:rPr>
            </w:pPr>
            <w:r>
              <w:rPr>
                <w:sz w:val="19"/>
                <w:szCs w:val="19"/>
              </w:rPr>
              <w:t>You take a -2 Situation penalty to attack rolls with it against a target within [N] feet, and you cannot attack with it at all while you are Grabbed. A creature within [N] feet that you attack with it may Intercept you, as though you had entered its Reach.</w:t>
            </w:r>
          </w:p>
        </w:tc>
      </w:tr>
      <w:tr w:rsidR="00882086" w14:paraId="269EEE3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6B96F6" w14:textId="77777777" w:rsidR="00882086" w:rsidRDefault="00000000">
            <w:pPr>
              <w:spacing w:before="20" w:after="20"/>
            </w:pPr>
            <w:r>
              <w:rPr>
                <w:sz w:val="19"/>
                <w:szCs w:val="19"/>
              </w:rPr>
              <w:t>Flexible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8B35E1" w14:textId="77777777" w:rsidR="00882086" w:rsidRDefault="00000000">
            <w:pPr>
              <w:spacing w:before="20" w:after="20"/>
            </w:pPr>
            <w:r>
              <w:rPr>
                <w:sz w:val="19"/>
                <w:szCs w:val="19"/>
              </w:rPr>
              <w:t>It cannot Parry, form a Bind, or be Bound. You can still Guard with it.</w:t>
            </w:r>
          </w:p>
        </w:tc>
      </w:tr>
      <w:tr w:rsidR="00882086" w14:paraId="6CC6934F"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25F9B8" w14:textId="77777777" w:rsidR="00882086" w:rsidRDefault="00000000">
            <w:pPr>
              <w:spacing w:before="20" w:after="20"/>
              <w:rPr>
                <w:sz w:val="19"/>
                <w:szCs w:val="19"/>
              </w:rPr>
            </w:pPr>
            <w:r>
              <w:rPr>
                <w:sz w:val="19"/>
                <w:szCs w:val="19"/>
              </w:rPr>
              <w:t>Versatile 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E9C8BB" w14:textId="77777777" w:rsidR="00882086" w:rsidRDefault="00000000">
            <w:pPr>
              <w:spacing w:before="20" w:after="20"/>
              <w:rPr>
                <w:sz w:val="19"/>
                <w:szCs w:val="19"/>
              </w:rPr>
            </w:pPr>
            <w:r>
              <w:rPr>
                <w:sz w:val="19"/>
                <w:szCs w:val="19"/>
              </w:rPr>
              <w:t>You may deal X damage instead of its usual type.</w:t>
            </w:r>
          </w:p>
        </w:tc>
      </w:tr>
      <w:tr w:rsidR="00882086" w14:paraId="3C3AD1B2"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0E34B0" w14:textId="77777777" w:rsidR="00882086" w:rsidRDefault="00000000">
            <w:pPr>
              <w:spacing w:before="20" w:after="20"/>
              <w:rPr>
                <w:sz w:val="19"/>
                <w:szCs w:val="19"/>
              </w:rPr>
            </w:pPr>
            <w:r>
              <w:rPr>
                <w:sz w:val="19"/>
                <w:szCs w:val="19"/>
              </w:rPr>
              <w:t>Ranged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08087F" w14:textId="77777777" w:rsidR="00882086" w:rsidRDefault="00000000">
            <w:pPr>
              <w:spacing w:before="20" w:after="20"/>
              <w:rPr>
                <w:sz w:val="19"/>
                <w:szCs w:val="19"/>
              </w:rPr>
            </w:pPr>
            <w:r>
              <w:rPr>
                <w:sz w:val="19"/>
                <w:szCs w:val="19"/>
              </w:rPr>
              <w:t>You may Strike a target up to N feet away. Use Agility instead of Might for the Attack roll.</w:t>
            </w:r>
          </w:p>
        </w:tc>
      </w:tr>
      <w:tr w:rsidR="00882086" w14:paraId="75E0C25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8B602C" w14:textId="77777777" w:rsidR="00882086" w:rsidRDefault="00000000">
            <w:pPr>
              <w:spacing w:before="20" w:after="20"/>
              <w:rPr>
                <w:sz w:val="19"/>
                <w:szCs w:val="19"/>
              </w:rPr>
            </w:pPr>
            <w:r>
              <w:rPr>
                <w:sz w:val="19"/>
                <w:szCs w:val="19"/>
              </w:rPr>
              <w:t>Mechanical</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F54EE6" w14:textId="77777777" w:rsidR="00882086" w:rsidRDefault="00000000">
            <w:pPr>
              <w:spacing w:before="20" w:after="20"/>
              <w:rPr>
                <w:sz w:val="19"/>
                <w:szCs w:val="19"/>
              </w:rPr>
            </w:pPr>
            <w:r>
              <w:rPr>
                <w:sz w:val="19"/>
                <w:szCs w:val="19"/>
              </w:rPr>
              <w:t>You do not add Might to damage with this weapon.</w:t>
            </w:r>
          </w:p>
        </w:tc>
      </w:tr>
      <w:tr w:rsidR="00882086" w14:paraId="0E76A2D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8D70E1" w14:textId="77777777" w:rsidR="00882086" w:rsidRDefault="00000000">
            <w:pPr>
              <w:spacing w:before="20" w:after="20"/>
              <w:rPr>
                <w:sz w:val="19"/>
                <w:szCs w:val="19"/>
              </w:rPr>
            </w:pPr>
            <w:r>
              <w:rPr>
                <w:sz w:val="19"/>
                <w:szCs w:val="19"/>
              </w:rPr>
              <w:t>Reload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3054C3" w14:textId="77777777" w:rsidR="00882086" w:rsidRDefault="00882086">
            <w:pPr>
              <w:spacing w:before="20" w:after="20"/>
              <w:rPr>
                <w:vanish/>
                <w:sz w:val="19"/>
                <w:szCs w:val="19"/>
              </w:rPr>
            </w:pPr>
          </w:p>
          <w:tbl>
            <w:tblPr>
              <w:tblW w:w="6140" w:type="dxa"/>
              <w:tblLayout w:type="fixed"/>
              <w:tblCellMar>
                <w:top w:w="15" w:type="dxa"/>
                <w:left w:w="15" w:type="dxa"/>
                <w:bottom w:w="15" w:type="dxa"/>
                <w:right w:w="15" w:type="dxa"/>
              </w:tblCellMar>
              <w:tblLook w:val="04A0" w:firstRow="1" w:lastRow="0" w:firstColumn="1" w:lastColumn="0" w:noHBand="0" w:noVBand="1"/>
            </w:tblPr>
            <w:tblGrid>
              <w:gridCol w:w="6140"/>
            </w:tblGrid>
            <w:tr w:rsidR="00882086" w14:paraId="1AF83217" w14:textId="77777777">
              <w:tc>
                <w:tcPr>
                  <w:tcW w:w="6140" w:type="dxa"/>
                  <w:vAlign w:val="center"/>
                </w:tcPr>
                <w:p w14:paraId="6C307B54" w14:textId="77777777" w:rsidR="00882086" w:rsidRDefault="00000000">
                  <w:pPr>
                    <w:spacing w:before="20" w:after="20"/>
                    <w:rPr>
                      <w:sz w:val="19"/>
                      <w:szCs w:val="19"/>
                    </w:rPr>
                  </w:pPr>
                  <w:r>
                    <w:rPr>
                      <w:sz w:val="19"/>
                      <w:szCs w:val="19"/>
                    </w:rPr>
                    <w:t>After firing, you must spend N Interact actions before the weapon can fire again.</w:t>
                  </w:r>
                </w:p>
              </w:tc>
            </w:tr>
          </w:tbl>
          <w:p w14:paraId="3EA65779" w14:textId="77777777" w:rsidR="00882086" w:rsidRDefault="00882086">
            <w:pPr>
              <w:spacing w:before="20" w:after="20"/>
              <w:rPr>
                <w:sz w:val="19"/>
                <w:szCs w:val="19"/>
              </w:rPr>
            </w:pPr>
          </w:p>
        </w:tc>
      </w:tr>
      <w:tr w:rsidR="00882086" w14:paraId="316FFE62"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2ACF5" w14:textId="77777777" w:rsidR="00882086" w:rsidRDefault="00000000">
            <w:pPr>
              <w:spacing w:before="20" w:after="20"/>
              <w:rPr>
                <w:sz w:val="19"/>
                <w:szCs w:val="19"/>
              </w:rPr>
            </w:pPr>
            <w:r>
              <w:rPr>
                <w:sz w:val="19"/>
                <w:szCs w:val="19"/>
              </w:rPr>
              <w:t>Armor-Piercing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C22772" w14:textId="77777777" w:rsidR="00882086" w:rsidRDefault="00000000">
            <w:pPr>
              <w:spacing w:before="20" w:after="20"/>
              <w:rPr>
                <w:sz w:val="19"/>
                <w:szCs w:val="19"/>
              </w:rPr>
            </w:pPr>
            <w:r>
              <w:rPr>
                <w:sz w:val="19"/>
                <w:szCs w:val="19"/>
              </w:rPr>
              <w:t>Ignore N Protection when dealing piercing damage with this weapon.</w:t>
            </w:r>
          </w:p>
        </w:tc>
      </w:tr>
      <w:tr w:rsidR="00882086" w14:paraId="468EFB7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7EB165" w14:textId="77777777" w:rsidR="00882086" w:rsidRDefault="00000000">
            <w:pPr>
              <w:spacing w:before="20" w:after="20"/>
              <w:rPr>
                <w:sz w:val="19"/>
                <w:szCs w:val="19"/>
              </w:rPr>
            </w:pPr>
            <w:r>
              <w:rPr>
                <w:sz w:val="19"/>
                <w:szCs w:val="19"/>
              </w:rPr>
              <w:t>Capacity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684796" w14:textId="77777777" w:rsidR="00882086" w:rsidRDefault="00000000">
            <w:pPr>
              <w:spacing w:before="20" w:after="20"/>
              <w:rPr>
                <w:sz w:val="19"/>
                <w:szCs w:val="19"/>
              </w:rPr>
            </w:pPr>
            <w:r>
              <w:rPr>
                <w:sz w:val="19"/>
                <w:szCs w:val="19"/>
              </w:rPr>
              <w:t>The weapon can fire N times before it must be reloaded. Reloading its full capacity takes the listed Reload actions.</w:t>
            </w:r>
          </w:p>
        </w:tc>
      </w:tr>
    </w:tbl>
    <w:p w14:paraId="7650EF7F" w14:textId="77777777" w:rsidR="00882086" w:rsidRDefault="00882086"/>
    <w:p w14:paraId="1A00C5F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Armor Traits</w:t>
      </w:r>
    </w:p>
    <w:tbl>
      <w:tblPr>
        <w:tblW w:w="7645" w:type="dxa"/>
        <w:tblLayout w:type="fixed"/>
        <w:tblCellMar>
          <w:top w:w="40" w:type="dxa"/>
          <w:left w:w="80" w:type="dxa"/>
          <w:bottom w:w="40" w:type="dxa"/>
          <w:right w:w="80" w:type="dxa"/>
        </w:tblCellMar>
        <w:tblLook w:val="04A0" w:firstRow="1" w:lastRow="0" w:firstColumn="1" w:lastColumn="0" w:noHBand="0" w:noVBand="1"/>
      </w:tblPr>
      <w:tblGrid>
        <w:gridCol w:w="1343"/>
        <w:gridCol w:w="6302"/>
      </w:tblGrid>
      <w:tr w:rsidR="00882086" w14:paraId="10DA064C" w14:textId="77777777">
        <w:trPr>
          <w:cantSplit/>
          <w:tblHeader/>
        </w:trPr>
        <w:tc>
          <w:tcPr>
            <w:tcW w:w="1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AB82F49" w14:textId="77777777" w:rsidR="00882086" w:rsidRDefault="00000000">
            <w:pPr>
              <w:spacing w:before="20" w:after="20"/>
            </w:pPr>
            <w:r>
              <w:rPr>
                <w:b/>
                <w:bCs/>
                <w:color w:val="FFFFFF"/>
                <w:sz w:val="19"/>
                <w:szCs w:val="19"/>
              </w:rPr>
              <w:t>Trait</w:t>
            </w:r>
          </w:p>
        </w:tc>
        <w:tc>
          <w:tcPr>
            <w:tcW w:w="6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FADC15" w14:textId="77777777" w:rsidR="00882086" w:rsidRDefault="00000000">
            <w:pPr>
              <w:spacing w:before="20" w:after="20"/>
              <w:rPr>
                <w:b/>
                <w:bCs/>
              </w:rPr>
            </w:pPr>
            <w:r>
              <w:rPr>
                <w:b/>
                <w:bCs/>
                <w:color w:val="FFFFFF" w:themeColor="background1"/>
              </w:rPr>
              <w:t>Effects</w:t>
            </w:r>
          </w:p>
        </w:tc>
      </w:tr>
      <w:tr w:rsidR="00882086" w14:paraId="294B276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303E0B" w14:textId="77777777" w:rsidR="00882086" w:rsidRDefault="00000000">
            <w:pPr>
              <w:spacing w:before="20" w:after="20"/>
            </w:pPr>
            <w:r>
              <w:t>Comfort</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C8FAD2" w14:textId="77777777" w:rsidR="00882086" w:rsidRDefault="00000000">
            <w:pPr>
              <w:spacing w:before="20" w:after="20"/>
              <w:rPr>
                <w:sz w:val="19"/>
                <w:szCs w:val="19"/>
              </w:rPr>
            </w:pPr>
            <w:r>
              <w:rPr>
                <w:sz w:val="19"/>
                <w:szCs w:val="19"/>
              </w:rPr>
              <w:t>You can sleep in it without waking fatigued.</w:t>
            </w:r>
          </w:p>
        </w:tc>
      </w:tr>
      <w:tr w:rsidR="00882086" w14:paraId="3D2F812B"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3451F8" w14:textId="77777777" w:rsidR="00882086" w:rsidRDefault="00000000">
            <w:pPr>
              <w:spacing w:before="20" w:after="20"/>
              <w:rPr>
                <w:sz w:val="19"/>
                <w:szCs w:val="19"/>
              </w:rPr>
            </w:pPr>
            <w:r>
              <w:rPr>
                <w:sz w:val="19"/>
                <w:szCs w:val="19"/>
              </w:rPr>
              <w:t>Noisy</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397AF9" w14:textId="77777777" w:rsidR="00882086" w:rsidRDefault="00000000">
            <w:pPr>
              <w:spacing w:before="20" w:after="20"/>
              <w:rPr>
                <w:sz w:val="19"/>
                <w:szCs w:val="19"/>
              </w:rPr>
            </w:pPr>
            <w:r>
              <w:rPr>
                <w:sz w:val="19"/>
                <w:szCs w:val="19"/>
              </w:rPr>
              <w:t>-1 Situation penalty to Stealth, on top of your Load Strain.</w:t>
            </w:r>
          </w:p>
        </w:tc>
      </w:tr>
      <w:tr w:rsidR="00882086" w14:paraId="7A3A6643"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7B18E0" w14:textId="77777777" w:rsidR="00882086" w:rsidRDefault="00000000">
            <w:pPr>
              <w:spacing w:before="20" w:after="20"/>
              <w:rPr>
                <w:sz w:val="19"/>
                <w:szCs w:val="19"/>
              </w:rPr>
            </w:pPr>
            <w:r>
              <w:rPr>
                <w:sz w:val="19"/>
                <w:szCs w:val="19"/>
              </w:rPr>
              <w:t>Quiet</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62371" w14:textId="77777777" w:rsidR="00882086" w:rsidRDefault="00000000">
            <w:pPr>
              <w:spacing w:before="20" w:after="20"/>
              <w:rPr>
                <w:sz w:val="19"/>
                <w:szCs w:val="19"/>
              </w:rPr>
            </w:pPr>
            <w:r>
              <w:rPr>
                <w:sz w:val="19"/>
                <w:szCs w:val="19"/>
              </w:rPr>
              <w:t>Your Load Strain never applies to Stealth while this is your only armor.</w:t>
            </w:r>
          </w:p>
        </w:tc>
      </w:tr>
    </w:tbl>
    <w:p w14:paraId="2D720BBB" w14:textId="77777777" w:rsidR="00882086" w:rsidRDefault="00882086"/>
    <w:p w14:paraId="0B38D449" w14:textId="77777777" w:rsidR="00882086" w:rsidRDefault="00882086"/>
    <w:p w14:paraId="1E34B5B6" w14:textId="77777777" w:rsidR="00882086" w:rsidRDefault="00000000">
      <w:pPr>
        <w:rPr>
          <w:b/>
          <w:bCs/>
        </w:rPr>
      </w:pPr>
      <w:r>
        <w:rPr>
          <w:b/>
          <w:bCs/>
        </w:rPr>
        <w:t>Starting equipment</w:t>
      </w:r>
    </w:p>
    <w:p w14:paraId="672BBBA4" w14:textId="77777777" w:rsidR="00882086" w:rsidRDefault="00000000">
      <w:r>
        <w:t xml:space="preserve">You begin play with </w:t>
      </w:r>
      <w:r>
        <w:rPr>
          <w:b/>
          <w:bCs/>
        </w:rPr>
        <w:t>15 gold pieces</w:t>
      </w:r>
      <w:r>
        <w:t>. Spend it on the tables above, plus a travelling kit: pack, bedroll, rope, rations for a week, torches, flint, waterskin, and the tools of your trade, all of which cost coppers and none of which needs tracking.</w:t>
      </w:r>
    </w:p>
    <w:p w14:paraId="13CA6915" w14:textId="77777777" w:rsidR="00882086" w:rsidRDefault="00000000">
      <w:r>
        <w:br w:type="page"/>
      </w:r>
    </w:p>
    <w:p w14:paraId="572E10B0" w14:textId="77777777" w:rsidR="00882086" w:rsidRDefault="00000000">
      <w:pPr>
        <w:pStyle w:val="Heading1"/>
        <w:spacing w:after="160"/>
        <w:rPr>
          <w:rFonts w:eastAsia="Georgia"/>
          <w:b/>
          <w:bCs/>
          <w:color w:val="0E5F6B"/>
          <w:sz w:val="40"/>
          <w:szCs w:val="40"/>
        </w:rPr>
      </w:pPr>
      <w:bookmarkStart w:id="38" w:name="_Toc241476605"/>
      <w:r>
        <w:rPr>
          <w:rFonts w:eastAsia="Georgia"/>
          <w:b/>
          <w:bCs/>
          <w:color w:val="0E5F6B"/>
          <w:sz w:val="40"/>
          <w:szCs w:val="40"/>
        </w:rPr>
        <w:lastRenderedPageBreak/>
        <w:t>6. Talent Constellations</w:t>
      </w:r>
      <w:bookmarkEnd w:id="38"/>
    </w:p>
    <w:p w14:paraId="1D430369" w14:textId="77777777" w:rsidR="00882086" w:rsidRDefault="00000000">
      <w:pPr>
        <w:pStyle w:val="Heading2"/>
        <w:keepNext/>
        <w:spacing w:before="240" w:after="120"/>
      </w:pPr>
      <w:bookmarkStart w:id="39" w:name="_Toc241476606"/>
      <w:r>
        <w:rPr>
          <w:rFonts w:eastAsia="Georgia"/>
          <w:b/>
          <w:bCs/>
          <w:color w:val="E2703A"/>
          <w:sz w:val="28"/>
          <w:szCs w:val="28"/>
        </w:rPr>
        <w:t>Ancestry &amp; Bloodline Constellations</w:t>
      </w:r>
      <w:bookmarkEnd w:id="39"/>
    </w:p>
    <w:p w14:paraId="2EE693F5" w14:textId="77777777" w:rsidR="00882086" w:rsidRDefault="00000000">
      <w:pPr>
        <w:pStyle w:val="Heading3"/>
        <w:keepNext/>
        <w:spacing w:before="180" w:after="100"/>
      </w:pPr>
      <w:r>
        <w:rPr>
          <w:rFonts w:eastAsia="Georgia"/>
          <w:b/>
          <w:bCs/>
          <w:color w:val="1D2A32"/>
          <w:sz w:val="23"/>
          <w:szCs w:val="23"/>
        </w:rPr>
        <w:t>Human Ancestry &amp; Bloodlines</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59"/>
        <w:gridCol w:w="619"/>
        <w:gridCol w:w="1212"/>
        <w:gridCol w:w="5570"/>
      </w:tblGrid>
      <w:tr w:rsidR="00882086" w14:paraId="49CFDF8D" w14:textId="77777777">
        <w:trPr>
          <w:cantSplit/>
          <w:tblHeader/>
        </w:trPr>
        <w:tc>
          <w:tcPr>
            <w:tcW w:w="195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EC6FC69" w14:textId="77777777" w:rsidR="00882086" w:rsidRDefault="00000000">
            <w:pPr>
              <w:spacing w:before="20" w:after="20"/>
            </w:pPr>
            <w:r>
              <w:rPr>
                <w:b/>
                <w:bCs/>
                <w:color w:val="FFFFFF"/>
                <w:sz w:val="19"/>
                <w:szCs w:val="19"/>
              </w:rPr>
              <w:t>Talent</w:t>
            </w:r>
          </w:p>
        </w:tc>
        <w:tc>
          <w:tcPr>
            <w:tcW w:w="61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CE4341" w14:textId="77777777" w:rsidR="00882086" w:rsidRDefault="00000000">
            <w:pPr>
              <w:spacing w:before="20" w:after="20"/>
            </w:pPr>
            <w:r>
              <w:rPr>
                <w:b/>
                <w:bCs/>
                <w:color w:val="FFFFFF"/>
                <w:sz w:val="19"/>
                <w:szCs w:val="19"/>
              </w:rPr>
              <w:t>Tier</w:t>
            </w:r>
          </w:p>
        </w:tc>
        <w:tc>
          <w:tcPr>
            <w:tcW w:w="12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DF6D8CD" w14:textId="77777777" w:rsidR="00882086" w:rsidRDefault="00000000">
            <w:pPr>
              <w:spacing w:before="20" w:after="20"/>
            </w:pPr>
            <w:r>
              <w:rPr>
                <w:b/>
                <w:bCs/>
                <w:color w:val="FFFFFF"/>
                <w:sz w:val="19"/>
                <w:szCs w:val="19"/>
              </w:rPr>
              <w:t>Requires</w:t>
            </w:r>
          </w:p>
        </w:tc>
        <w:tc>
          <w:tcPr>
            <w:tcW w:w="55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E7EF30" w14:textId="77777777" w:rsidR="00882086" w:rsidRDefault="00000000">
            <w:pPr>
              <w:spacing w:before="20" w:after="20"/>
            </w:pPr>
            <w:r>
              <w:rPr>
                <w:b/>
                <w:bCs/>
                <w:color w:val="FFFFFF"/>
                <w:sz w:val="19"/>
                <w:szCs w:val="19"/>
              </w:rPr>
              <w:t>Effect</w:t>
            </w:r>
          </w:p>
        </w:tc>
      </w:tr>
      <w:tr w:rsidR="00882086" w14:paraId="0C1FCDED"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BFF944" w14:textId="77777777" w:rsidR="00882086" w:rsidRDefault="00000000">
            <w:pPr>
              <w:spacing w:before="20" w:after="20"/>
            </w:pPr>
            <w:r>
              <w:rPr>
                <w:b/>
                <w:bCs/>
                <w:sz w:val="19"/>
                <w:szCs w:val="19"/>
              </w:rPr>
              <w:t>Humanity</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CA85C3"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7A5E6E" w14:textId="77777777" w:rsidR="00882086" w:rsidRDefault="00000000">
            <w:pPr>
              <w:spacing w:before="20" w:after="20"/>
              <w:jc w:val="center"/>
            </w:pPr>
            <w:r>
              <w:t>Human Ancestry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85A4F0" w14:textId="77777777" w:rsidR="00882086" w:rsidRDefault="00000000">
            <w:pPr>
              <w:spacing w:before="20" w:after="20"/>
              <w:rPr>
                <w:sz w:val="19"/>
                <w:szCs w:val="19"/>
              </w:rPr>
            </w:pPr>
            <w:r>
              <w:rPr>
                <w:sz w:val="19"/>
                <w:szCs w:val="19"/>
              </w:rPr>
              <w:t>Short lives teach humans to close ranks and pull together.</w:t>
            </w:r>
          </w:p>
          <w:p w14:paraId="44155225" w14:textId="77777777" w:rsidR="00882086" w:rsidRDefault="00882086">
            <w:pPr>
              <w:spacing w:before="20" w:after="20"/>
              <w:rPr>
                <w:sz w:val="19"/>
                <w:szCs w:val="19"/>
              </w:rPr>
            </w:pPr>
          </w:p>
          <w:p w14:paraId="00FD2FCF" w14:textId="77777777" w:rsidR="00882086" w:rsidRDefault="00000000">
            <w:pPr>
              <w:spacing w:before="20" w:after="20"/>
              <w:rPr>
                <w:sz w:val="19"/>
                <w:szCs w:val="19"/>
              </w:rPr>
            </w:pPr>
            <w:r>
              <w:rPr>
                <w:sz w:val="19"/>
                <w:szCs w:val="19"/>
              </w:rPr>
              <w:t>You gain a +1 Condition bonus on checks to Aid. If you are Expert in Human, this becomes a +2 Condition bonus. If you are Master, +3. If you are Legendary, +4.</w:t>
            </w:r>
          </w:p>
        </w:tc>
      </w:tr>
      <w:tr w:rsidR="00882086" w14:paraId="6C5E131C"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2BB9A4" w14:textId="77777777" w:rsidR="00882086" w:rsidRDefault="00000000">
            <w:pPr>
              <w:spacing w:before="20" w:after="20"/>
            </w:pPr>
            <w:r>
              <w:rPr>
                <w:b/>
                <w:bCs/>
                <w:sz w:val="19"/>
                <w:szCs w:val="19"/>
              </w:rPr>
              <w:t>Driven</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7DA4EE"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2D003F"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6F5D29" w14:textId="77777777" w:rsidR="00882086" w:rsidRDefault="00000000">
            <w:pPr>
              <w:spacing w:before="20" w:after="20"/>
              <w:rPr>
                <w:sz w:val="19"/>
                <w:szCs w:val="19"/>
              </w:rPr>
            </w:pPr>
            <w:r>
              <w:rPr>
                <w:sz w:val="19"/>
                <w:szCs w:val="19"/>
              </w:rPr>
              <w:t>You were raised to reach, and you have not stopped reaching since.</w:t>
            </w:r>
          </w:p>
          <w:p w14:paraId="3A55B36E" w14:textId="77777777" w:rsidR="00882086" w:rsidRDefault="00882086">
            <w:pPr>
              <w:spacing w:before="20" w:after="20"/>
              <w:rPr>
                <w:sz w:val="19"/>
                <w:szCs w:val="19"/>
              </w:rPr>
            </w:pPr>
          </w:p>
          <w:p w14:paraId="04D14C05" w14:textId="77777777" w:rsidR="00882086" w:rsidRDefault="00000000">
            <w:pPr>
              <w:spacing w:before="20" w:after="20"/>
              <w:rPr>
                <w:sz w:val="19"/>
                <w:szCs w:val="19"/>
              </w:rPr>
            </w:pPr>
            <w:r>
              <w:rPr>
                <w:sz w:val="19"/>
                <w:szCs w:val="19"/>
              </w:rPr>
              <w:t>You gain a Calling Talent Point.</w:t>
            </w:r>
          </w:p>
        </w:tc>
      </w:tr>
      <w:tr w:rsidR="00882086" w14:paraId="300620EA"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101B52" w14:textId="77777777" w:rsidR="00882086" w:rsidRDefault="00000000">
            <w:pPr>
              <w:spacing w:before="20" w:after="20"/>
            </w:pPr>
            <w:r>
              <w:rPr>
                <w:b/>
                <w:bCs/>
                <w:sz w:val="19"/>
                <w:szCs w:val="19"/>
              </w:rPr>
              <w:t>Quick Study</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F50643"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FDFA5A"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87A2982" w14:textId="77777777" w:rsidR="00882086" w:rsidRDefault="00000000">
            <w:pPr>
              <w:spacing w:before="20" w:after="20"/>
              <w:rPr>
                <w:sz w:val="19"/>
                <w:szCs w:val="19"/>
              </w:rPr>
            </w:pPr>
            <w:r>
              <w:rPr>
                <w:sz w:val="19"/>
                <w:szCs w:val="19"/>
              </w:rPr>
              <w:t>Your adaptability shows in how fast you pick up useful skills.</w:t>
            </w:r>
          </w:p>
          <w:p w14:paraId="11973FC3" w14:textId="77777777" w:rsidR="00882086" w:rsidRDefault="00882086">
            <w:pPr>
              <w:spacing w:before="20" w:after="20"/>
              <w:rPr>
                <w:sz w:val="19"/>
                <w:szCs w:val="19"/>
              </w:rPr>
            </w:pPr>
          </w:p>
          <w:p w14:paraId="7275E604" w14:textId="77777777" w:rsidR="00882086" w:rsidRDefault="00000000">
            <w:pPr>
              <w:spacing w:before="20" w:after="20"/>
              <w:rPr>
                <w:sz w:val="19"/>
                <w:szCs w:val="19"/>
              </w:rPr>
            </w:pPr>
            <w:r>
              <w:rPr>
                <w:sz w:val="19"/>
                <w:szCs w:val="19"/>
              </w:rPr>
              <w:t>You gain a Skill Talent Point.</w:t>
            </w:r>
          </w:p>
        </w:tc>
      </w:tr>
      <w:tr w:rsidR="00882086" w14:paraId="070B5D54"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29756A" w14:textId="77777777" w:rsidR="00882086" w:rsidRDefault="00000000">
            <w:pPr>
              <w:spacing w:before="20" w:after="20"/>
            </w:pPr>
            <w:r>
              <w:rPr>
                <w:b/>
                <w:bCs/>
                <w:sz w:val="19"/>
                <w:szCs w:val="19"/>
              </w:rPr>
              <w:t>Stubborn Footing</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8A5D7E"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317985"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0FDFDA" w14:textId="77777777" w:rsidR="00882086" w:rsidRDefault="00000000">
            <w:pPr>
              <w:spacing w:before="20" w:after="20"/>
              <w:rPr>
                <w:sz w:val="19"/>
                <w:szCs w:val="19"/>
              </w:rPr>
            </w:pPr>
            <w:r>
              <w:rPr>
                <w:sz w:val="19"/>
                <w:szCs w:val="19"/>
              </w:rPr>
              <w:t>The first time each encounter you would be knocked prone, you are not.</w:t>
            </w:r>
          </w:p>
        </w:tc>
      </w:tr>
      <w:tr w:rsidR="00882086" w14:paraId="665C88AA"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081CA8" w14:textId="77777777" w:rsidR="00882086" w:rsidRDefault="00000000">
            <w:pPr>
              <w:spacing w:before="20" w:after="20"/>
            </w:pPr>
            <w:r>
              <w:rPr>
                <w:b/>
                <w:bCs/>
                <w:sz w:val="19"/>
                <w:szCs w:val="19"/>
              </w:rPr>
              <w:t>Close Ranks</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403B44"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2E5833"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FA74B8" w14:textId="77777777" w:rsidR="00882086" w:rsidRDefault="00000000">
            <w:pPr>
              <w:spacing w:before="20" w:after="20"/>
              <w:rPr>
                <w:sz w:val="19"/>
                <w:szCs w:val="19"/>
              </w:rPr>
            </w:pPr>
            <w:r>
              <w:rPr>
                <w:sz w:val="19"/>
                <w:szCs w:val="19"/>
              </w:rPr>
              <w:t>While an ally is adjacent to you, both of you gain a +1 Situation bonus to Guard</w:t>
            </w:r>
            <w:r>
              <w:rPr>
                <w:i/>
                <w:iCs/>
              </w:rPr>
              <w:t xml:space="preserve"> </w:t>
            </w:r>
            <w:r>
              <w:t xml:space="preserve">for physical </w:t>
            </w:r>
            <w:r>
              <w:rPr>
                <w:b/>
                <w:bCs/>
                <w:highlight w:val="green"/>
              </w:rPr>
              <w:t>Attacks</w:t>
            </w:r>
            <w:r>
              <w:rPr>
                <w:sz w:val="19"/>
                <w:szCs w:val="19"/>
              </w:rPr>
              <w:t>.</w:t>
            </w:r>
          </w:p>
        </w:tc>
      </w:tr>
      <w:tr w:rsidR="00882086" w14:paraId="517616F9" w14:textId="77777777">
        <w:trPr>
          <w:cantSplit/>
        </w:trPr>
        <w:tc>
          <w:tcPr>
            <w:tcW w:w="9359" w:type="dxa"/>
            <w:gridSpan w:val="4"/>
            <w:tcBorders>
              <w:top w:val="single" w:sz="4" w:space="0" w:color="CBD5DB"/>
              <w:left w:val="single" w:sz="4" w:space="0" w:color="CBD5DB"/>
              <w:bottom w:val="single" w:sz="4" w:space="0" w:color="CBD5DB"/>
              <w:right w:val="single" w:sz="4" w:space="0" w:color="CBD5DB"/>
            </w:tcBorders>
            <w:shd w:val="clear" w:color="auto" w:fill="0070C0"/>
            <w:vAlign w:val="center"/>
          </w:tcPr>
          <w:p w14:paraId="06F3C916" w14:textId="77777777" w:rsidR="00882086" w:rsidRDefault="00000000">
            <w:pPr>
              <w:spacing w:before="20" w:after="20"/>
              <w:jc w:val="center"/>
              <w:rPr>
                <w:b/>
                <w:bCs/>
                <w:sz w:val="19"/>
                <w:szCs w:val="19"/>
              </w:rPr>
            </w:pPr>
            <w:r>
              <w:rPr>
                <w:b/>
                <w:bCs/>
                <w:color w:val="FFFFFF" w:themeColor="background1"/>
                <w:sz w:val="19"/>
                <w:szCs w:val="19"/>
              </w:rPr>
              <w:t>Bloodlines</w:t>
            </w:r>
          </w:p>
        </w:tc>
      </w:tr>
      <w:tr w:rsidR="00882086" w14:paraId="4D9EB2E3"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3A5C4153" w14:textId="77777777" w:rsidR="00882086" w:rsidRDefault="00000000">
            <w:pPr>
              <w:spacing w:before="20" w:after="20"/>
              <w:rPr>
                <w:b/>
                <w:bCs/>
                <w:sz w:val="19"/>
                <w:szCs w:val="19"/>
              </w:rPr>
            </w:pPr>
            <w:r>
              <w:rPr>
                <w:b/>
                <w:bCs/>
                <w:sz w:val="19"/>
                <w:szCs w:val="19"/>
              </w:rPr>
              <w:t>Versatile Human</w:t>
            </w:r>
          </w:p>
        </w:tc>
        <w:tc>
          <w:tcPr>
            <w:tcW w:w="61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042D217"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1E827408"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DAA08D0" w14:textId="77777777" w:rsidR="00882086" w:rsidRDefault="00000000">
            <w:pPr>
              <w:spacing w:before="20" w:after="20"/>
              <w:rPr>
                <w:sz w:val="19"/>
                <w:szCs w:val="19"/>
              </w:rPr>
            </w:pPr>
            <w:r>
              <w:rPr>
                <w:sz w:val="19"/>
                <w:szCs w:val="19"/>
              </w:rPr>
              <w:t>[Wits]</w:t>
            </w:r>
          </w:p>
          <w:p w14:paraId="4F20D460" w14:textId="77777777" w:rsidR="00882086" w:rsidRDefault="00000000">
            <w:pPr>
              <w:spacing w:before="20" w:after="20"/>
              <w:rPr>
                <w:sz w:val="19"/>
                <w:szCs w:val="19"/>
              </w:rPr>
            </w:pPr>
            <w:r>
              <w:rPr>
                <w:sz w:val="19"/>
                <w:szCs w:val="19"/>
              </w:rPr>
              <w:t>Some humans refuse to be one thing; you are a whole toolbox wearing boots.</w:t>
            </w:r>
          </w:p>
          <w:p w14:paraId="39804549" w14:textId="77777777" w:rsidR="00882086" w:rsidRDefault="00882086">
            <w:pPr>
              <w:spacing w:before="20" w:after="20"/>
              <w:rPr>
                <w:sz w:val="19"/>
                <w:szCs w:val="19"/>
              </w:rPr>
            </w:pPr>
          </w:p>
          <w:p w14:paraId="08EED644" w14:textId="77777777" w:rsidR="00882086" w:rsidRDefault="00000000">
            <w:pPr>
              <w:spacing w:before="20" w:after="20"/>
              <w:rPr>
                <w:sz w:val="19"/>
                <w:szCs w:val="19"/>
              </w:rPr>
            </w:pPr>
            <w:r>
              <w:rPr>
                <w:sz w:val="19"/>
                <w:szCs w:val="19"/>
              </w:rPr>
              <w:t>You gain 1 Opening Talent Point.</w:t>
            </w:r>
          </w:p>
        </w:tc>
      </w:tr>
      <w:tr w:rsidR="00882086" w14:paraId="4B2860AD"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41938B" w14:textId="77777777" w:rsidR="00882086" w:rsidRDefault="00000000">
            <w:pPr>
              <w:spacing w:before="20" w:after="20"/>
              <w:rPr>
                <w:b/>
                <w:bCs/>
                <w:sz w:val="19"/>
                <w:szCs w:val="19"/>
              </w:rPr>
            </w:pPr>
            <w:r>
              <w:rPr>
                <w:b/>
                <w:bCs/>
                <w:sz w:val="19"/>
                <w:szCs w:val="19"/>
              </w:rPr>
              <w:t>Jack of Trades</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C6169C"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5E33B6" w14:textId="77777777" w:rsidR="00882086" w:rsidRDefault="00000000">
            <w:pPr>
              <w:spacing w:before="20" w:after="20"/>
              <w:jc w:val="center"/>
            </w:pPr>
            <w:r>
              <w:t>Versatile Human</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F2D38A" w14:textId="77777777" w:rsidR="00882086" w:rsidRDefault="00000000">
            <w:pPr>
              <w:spacing w:before="20" w:after="20"/>
              <w:rPr>
                <w:sz w:val="19"/>
                <w:szCs w:val="19"/>
              </w:rPr>
            </w:pPr>
            <w:r>
              <w:rPr>
                <w:sz w:val="19"/>
                <w:szCs w:val="19"/>
              </w:rPr>
              <w:t>[Wits]</w:t>
            </w:r>
          </w:p>
          <w:p w14:paraId="32AA29E1" w14:textId="77777777" w:rsidR="00882086" w:rsidRDefault="00000000">
            <w:pPr>
              <w:spacing w:before="20" w:after="20"/>
              <w:rPr>
                <w:sz w:val="19"/>
                <w:szCs w:val="19"/>
              </w:rPr>
            </w:pPr>
            <w:r>
              <w:rPr>
                <w:sz w:val="19"/>
                <w:szCs w:val="19"/>
              </w:rPr>
              <w:t>You have done a little of everything, and it shows.</w:t>
            </w:r>
          </w:p>
          <w:p w14:paraId="451560EC" w14:textId="77777777" w:rsidR="00882086" w:rsidRDefault="00882086">
            <w:pPr>
              <w:spacing w:before="20" w:after="20"/>
              <w:rPr>
                <w:sz w:val="19"/>
                <w:szCs w:val="19"/>
              </w:rPr>
            </w:pPr>
          </w:p>
          <w:p w14:paraId="603422D0" w14:textId="77777777" w:rsidR="00882086" w:rsidRDefault="00000000">
            <w:pPr>
              <w:spacing w:before="20" w:after="20"/>
              <w:rPr>
                <w:sz w:val="19"/>
                <w:szCs w:val="19"/>
              </w:rPr>
            </w:pPr>
            <w:r>
              <w:rPr>
                <w:sz w:val="19"/>
                <w:szCs w:val="19"/>
              </w:rPr>
              <w:t>You gain a +1 Situation bonus to your Untrained checks.</w:t>
            </w:r>
          </w:p>
        </w:tc>
      </w:tr>
      <w:tr w:rsidR="00882086" w14:paraId="65985CC5"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6711A1E4" w14:textId="77777777" w:rsidR="00882086" w:rsidRDefault="00000000">
            <w:pPr>
              <w:spacing w:before="20" w:after="20"/>
              <w:rPr>
                <w:b/>
                <w:bCs/>
                <w:sz w:val="19"/>
                <w:szCs w:val="19"/>
              </w:rPr>
            </w:pPr>
            <w:r>
              <w:rPr>
                <w:b/>
                <w:bCs/>
                <w:sz w:val="19"/>
                <w:szCs w:val="19"/>
              </w:rPr>
              <w:t>Torchbearer Human</w:t>
            </w:r>
          </w:p>
        </w:tc>
        <w:tc>
          <w:tcPr>
            <w:tcW w:w="61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2A7C87E3"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675E410"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73BAF00F" w14:textId="77777777" w:rsidR="00882086" w:rsidRDefault="00000000">
            <w:pPr>
              <w:spacing w:before="20" w:after="20"/>
              <w:rPr>
                <w:sz w:val="19"/>
                <w:szCs w:val="19"/>
              </w:rPr>
            </w:pPr>
            <w:r>
              <w:rPr>
                <w:sz w:val="19"/>
                <w:szCs w:val="19"/>
              </w:rPr>
              <w:t>Allies within 15 feet gain a +1 Situation bonus to their first Defense roll each round while they can see or hear you.</w:t>
            </w:r>
          </w:p>
        </w:tc>
      </w:tr>
      <w:tr w:rsidR="00882086" w14:paraId="4ACA5C52"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2BCC02" w14:textId="77777777" w:rsidR="00882086" w:rsidRDefault="00000000">
            <w:pPr>
              <w:spacing w:before="20" w:after="20"/>
              <w:rPr>
                <w:b/>
                <w:bCs/>
                <w:sz w:val="19"/>
                <w:szCs w:val="19"/>
              </w:rPr>
            </w:pPr>
            <w:r>
              <w:rPr>
                <w:sz w:val="19"/>
                <w:szCs w:val="19"/>
              </w:rPr>
              <w:t xml:space="preserve">Steady the Line </w:t>
            </w:r>
            <w:r>
              <w:rPr>
                <w:rFonts w:ascii="Segoe UI Symbol" w:hAnsi="Segoe UI Symbol" w:cs="Segoe UI Symbol"/>
                <w:sz w:val="19"/>
                <w:szCs w:val="19"/>
              </w:rPr>
              <w:t>❶</w:t>
            </w:r>
            <w:r>
              <w:rPr>
                <w:sz w:val="19"/>
                <w:szCs w:val="19"/>
              </w:rPr>
              <w:t>↺</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3E256C"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2E58A7" w14:textId="77777777" w:rsidR="00882086" w:rsidRDefault="00000000">
            <w:pPr>
              <w:spacing w:before="20" w:after="20"/>
              <w:jc w:val="center"/>
            </w:pPr>
            <w:r>
              <w:t>Torchbearer Human</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0BF641" w14:textId="77777777" w:rsidR="00882086" w:rsidRDefault="00000000">
            <w:pPr>
              <w:spacing w:before="20" w:after="20"/>
              <w:rPr>
                <w:sz w:val="19"/>
                <w:szCs w:val="19"/>
              </w:rPr>
            </w:pPr>
            <w:r>
              <w:rPr>
                <w:sz w:val="19"/>
                <w:szCs w:val="19"/>
              </w:rPr>
              <w:t>Your voice finds the one who is faltering.</w:t>
            </w:r>
          </w:p>
          <w:p w14:paraId="69F2F18E" w14:textId="77777777" w:rsidR="00882086" w:rsidRDefault="00882086">
            <w:pPr>
              <w:spacing w:before="20" w:after="20"/>
              <w:rPr>
                <w:sz w:val="19"/>
                <w:szCs w:val="19"/>
              </w:rPr>
            </w:pPr>
          </w:p>
          <w:p w14:paraId="2829BB8A" w14:textId="77777777" w:rsidR="00882086" w:rsidRDefault="00000000">
            <w:pPr>
              <w:spacing w:before="20" w:after="20"/>
              <w:rPr>
                <w:sz w:val="19"/>
                <w:szCs w:val="19"/>
              </w:rPr>
            </w:pPr>
            <w:r>
              <w:rPr>
                <w:sz w:val="19"/>
                <w:szCs w:val="19"/>
              </w:rPr>
              <w:t>Trigger An adjacent ally’s Strike is Stopped and would Expose them.</w:t>
            </w:r>
          </w:p>
          <w:p w14:paraId="640C66A3" w14:textId="77777777" w:rsidR="00882086" w:rsidRDefault="00000000">
            <w:pPr>
              <w:spacing w:before="20" w:after="20"/>
              <w:rPr>
                <w:sz w:val="19"/>
                <w:szCs w:val="19"/>
              </w:rPr>
            </w:pPr>
            <w:r>
              <w:rPr>
                <w:sz w:val="19"/>
                <w:szCs w:val="19"/>
              </w:rPr>
              <w:t>Effect It Exposes nothing.</w:t>
            </w:r>
          </w:p>
        </w:tc>
      </w:tr>
    </w:tbl>
    <w:p w14:paraId="50449F36" w14:textId="77777777" w:rsidR="00882086" w:rsidRDefault="00000000">
      <w:pPr>
        <w:pStyle w:val="Heading2"/>
        <w:keepNext/>
        <w:spacing w:before="240" w:after="120"/>
      </w:pPr>
      <w:bookmarkStart w:id="40" w:name="_Toc241476607"/>
      <w:r>
        <w:rPr>
          <w:rFonts w:eastAsia="Georgia"/>
          <w:b/>
          <w:bCs/>
          <w:color w:val="E2703A"/>
          <w:sz w:val="28"/>
          <w:szCs w:val="28"/>
        </w:rPr>
        <w:t>Culture Constellations</w:t>
      </w:r>
      <w:bookmarkEnd w:id="40"/>
    </w:p>
    <w:p w14:paraId="739CCA4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Serrovane</w:t>
      </w:r>
    </w:p>
    <w:p w14:paraId="6108388A" w14:textId="77777777" w:rsidR="00882086" w:rsidRDefault="00000000">
      <w:r>
        <w:t>A lowland order-state where nothing is real until it is written and witnessed. Serrovane settles its disputes by formal challenge, keeps its ledgers in triplicate, and considers a broken oath a more serious crime than the violence that follows it.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66"/>
        <w:gridCol w:w="565"/>
        <w:gridCol w:w="1312"/>
        <w:gridCol w:w="5729"/>
        <w:gridCol w:w="898"/>
      </w:tblGrid>
      <w:tr w:rsidR="00882086" w14:paraId="3279536D" w14:textId="77777777">
        <w:trPr>
          <w:cantSplit/>
          <w:tblHeader/>
        </w:trPr>
        <w:tc>
          <w:tcPr>
            <w:tcW w:w="156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6DFC00" w14:textId="77777777" w:rsidR="00882086" w:rsidRDefault="00000000">
            <w:pPr>
              <w:spacing w:before="20" w:after="20"/>
            </w:pPr>
            <w:r>
              <w:rPr>
                <w:b/>
                <w:bCs/>
                <w:color w:val="FFFFFF"/>
                <w:sz w:val="19"/>
                <w:szCs w:val="19"/>
              </w:rPr>
              <w:t>Talent</w:t>
            </w:r>
          </w:p>
        </w:tc>
        <w:tc>
          <w:tcPr>
            <w:tcW w:w="56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6934C2" w14:textId="77777777" w:rsidR="00882086" w:rsidRDefault="00000000">
            <w:pPr>
              <w:spacing w:before="20" w:after="20"/>
            </w:pPr>
            <w:r>
              <w:rPr>
                <w:b/>
                <w:bCs/>
                <w:color w:val="FFFFFF"/>
                <w:sz w:val="19"/>
                <w:szCs w:val="19"/>
              </w:rPr>
              <w:t>Tier</w:t>
            </w:r>
          </w:p>
        </w:tc>
        <w:tc>
          <w:tcPr>
            <w:tcW w:w="13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19EF7C" w14:textId="77777777" w:rsidR="00882086" w:rsidRDefault="00000000">
            <w:pPr>
              <w:spacing w:before="20" w:after="20"/>
            </w:pPr>
            <w:r>
              <w:rPr>
                <w:b/>
                <w:bCs/>
                <w:color w:val="FFFFFF"/>
                <w:sz w:val="19"/>
                <w:szCs w:val="19"/>
              </w:rPr>
              <w:t>Requires</w:t>
            </w:r>
          </w:p>
        </w:tc>
        <w:tc>
          <w:tcPr>
            <w:tcW w:w="57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054F60" w14:textId="77777777" w:rsidR="00882086" w:rsidRDefault="00000000">
            <w:pPr>
              <w:spacing w:before="20" w:after="20"/>
            </w:pPr>
            <w:r>
              <w:rPr>
                <w:b/>
                <w:bCs/>
                <w:color w:val="FFFFFF"/>
                <w:sz w:val="19"/>
                <w:szCs w:val="19"/>
              </w:rPr>
              <w:t>Effect</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4C2DBDC" w14:textId="77777777" w:rsidR="00882086" w:rsidRDefault="00000000">
            <w:pPr>
              <w:spacing w:before="20" w:after="20"/>
              <w:rPr>
                <w:b/>
                <w:bCs/>
                <w:color w:val="FFFFFF"/>
                <w:sz w:val="19"/>
                <w:szCs w:val="19"/>
              </w:rPr>
            </w:pPr>
            <w:r>
              <w:rPr>
                <w:b/>
                <w:bCs/>
                <w:color w:val="FFFFFF"/>
                <w:sz w:val="19"/>
                <w:szCs w:val="19"/>
              </w:rPr>
              <w:t>Key Attribute</w:t>
            </w:r>
          </w:p>
        </w:tc>
      </w:tr>
      <w:tr w:rsidR="00882086" w14:paraId="2E9EA1F5"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824187" w14:textId="77777777" w:rsidR="00882086" w:rsidRDefault="00000000">
            <w:pPr>
              <w:spacing w:before="20" w:after="20"/>
            </w:pPr>
            <w:r>
              <w:rPr>
                <w:b/>
                <w:bCs/>
                <w:sz w:val="19"/>
                <w:szCs w:val="19"/>
              </w:rPr>
              <w:lastRenderedPageBreak/>
              <w:t>Serrovanian</w:t>
            </w:r>
          </w:p>
        </w:tc>
        <w:tc>
          <w:tcPr>
            <w:tcW w:w="5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18DC70"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CDB364" w14:textId="77777777" w:rsidR="00882086" w:rsidRDefault="00000000">
            <w:pPr>
              <w:spacing w:before="20" w:after="20"/>
            </w:pPr>
            <w:r>
              <w:rPr>
                <w:sz w:val="19"/>
                <w:szCs w:val="19"/>
              </w:rPr>
              <w:t>Raised in Serrovane</w:t>
            </w:r>
          </w:p>
        </w:tc>
        <w:tc>
          <w:tcPr>
            <w:tcW w:w="57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67E316" w14:textId="77777777" w:rsidR="00882086" w:rsidRDefault="00000000">
            <w:pPr>
              <w:spacing w:before="20" w:after="20"/>
              <w:rPr>
                <w:sz w:val="19"/>
                <w:szCs w:val="19"/>
              </w:rPr>
            </w:pPr>
            <w:r>
              <w:rPr>
                <w:sz w:val="19"/>
                <w:szCs w:val="19"/>
              </w:rPr>
              <w:t>You know Serrovine and Common.</w:t>
            </w:r>
          </w:p>
          <w:p w14:paraId="197FA214" w14:textId="77777777" w:rsidR="00882086" w:rsidRDefault="00882086">
            <w:pPr>
              <w:spacing w:before="20" w:after="20"/>
              <w:rPr>
                <w:sz w:val="19"/>
                <w:szCs w:val="19"/>
              </w:rPr>
            </w:pPr>
          </w:p>
          <w:p w14:paraId="50799FFF" w14:textId="77777777" w:rsidR="00882086" w:rsidRDefault="00000000">
            <w:pPr>
              <w:spacing w:before="20" w:after="20"/>
              <w:rPr>
                <w:sz w:val="19"/>
                <w:szCs w:val="19"/>
              </w:rPr>
            </w:pPr>
            <w:r>
              <w:rPr>
                <w:sz w:val="19"/>
                <w:szCs w:val="19"/>
              </w:rPr>
              <w:t xml:space="preserve">You gain a +1 Condition bonus to </w:t>
            </w:r>
            <w:r>
              <w:rPr>
                <w:i/>
                <w:iCs/>
                <w:sz w:val="19"/>
                <w:szCs w:val="19"/>
              </w:rPr>
              <w:t>Diplomacy</w:t>
            </w:r>
            <w:r>
              <w:rPr>
                <w:sz w:val="19"/>
                <w:szCs w:val="19"/>
              </w:rPr>
              <w:t xml:space="preserve"> checks toward those who share the same Culture. When you are Expert in your Origin Constellation, the bonus increases to +2. Master: +3. Legendary: +4.</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FBE575" w14:textId="77777777" w:rsidR="00882086" w:rsidRDefault="00000000">
            <w:pPr>
              <w:spacing w:before="20" w:after="20"/>
              <w:rPr>
                <w:sz w:val="19"/>
                <w:szCs w:val="19"/>
              </w:rPr>
            </w:pPr>
            <w:r>
              <w:t>Presence</w:t>
            </w:r>
          </w:p>
        </w:tc>
      </w:tr>
      <w:tr w:rsidR="00882086" w14:paraId="7E8D49F4"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B7EF6D" w14:textId="77777777" w:rsidR="00882086" w:rsidRDefault="00000000">
            <w:pPr>
              <w:spacing w:before="20" w:after="20"/>
            </w:pPr>
            <w:r>
              <w:rPr>
                <w:b/>
                <w:bCs/>
                <w:sz w:val="19"/>
                <w:szCs w:val="19"/>
              </w:rPr>
              <w:t>Oathbound</w:t>
            </w:r>
          </w:p>
        </w:tc>
        <w:tc>
          <w:tcPr>
            <w:tcW w:w="5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68DDA6"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0BF3DC"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970E7E" w14:textId="77777777" w:rsidR="00882086" w:rsidRDefault="00000000">
            <w:pPr>
              <w:spacing w:before="20" w:after="20"/>
              <w:rPr>
                <w:sz w:val="19"/>
                <w:szCs w:val="19"/>
              </w:rPr>
            </w:pPr>
            <w:r>
              <w:rPr>
                <w:sz w:val="19"/>
                <w:szCs w:val="19"/>
              </w:rPr>
              <w:t>Name one creature that has broken a bargain, a truce, or a formal challenge with you. You gain a +1 Situation bonus to Attack rolls and Defense rolls against that creature until the encounter ends. You may have only one Oathbound creature at a time.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E13F43B" w14:textId="77777777" w:rsidR="00882086" w:rsidRDefault="00000000">
            <w:pPr>
              <w:spacing w:before="20" w:after="20"/>
              <w:rPr>
                <w:sz w:val="19"/>
                <w:szCs w:val="19"/>
              </w:rPr>
            </w:pPr>
            <w:r>
              <w:t>Presence</w:t>
            </w:r>
          </w:p>
        </w:tc>
      </w:tr>
      <w:tr w:rsidR="00882086" w14:paraId="0DC158DF"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5B23A2" w14:textId="77777777" w:rsidR="00882086" w:rsidRDefault="00000000">
            <w:pPr>
              <w:spacing w:before="20" w:after="20"/>
            </w:pPr>
            <w:r>
              <w:rPr>
                <w:b/>
                <w:bCs/>
                <w:sz w:val="19"/>
                <w:szCs w:val="19"/>
              </w:rPr>
              <w:t>Contract Literate</w:t>
            </w:r>
          </w:p>
        </w:tc>
        <w:tc>
          <w:tcPr>
            <w:tcW w:w="5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72B96B"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402738"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2D782B" w14:textId="77777777" w:rsidR="00882086" w:rsidRDefault="00000000">
            <w:pPr>
              <w:spacing w:before="20" w:after="20"/>
              <w:rPr>
                <w:sz w:val="19"/>
                <w:szCs w:val="19"/>
              </w:rPr>
            </w:pPr>
            <w:r>
              <w:rPr>
                <w:sz w:val="19"/>
                <w:szCs w:val="19"/>
              </w:rPr>
              <w:t>Read legal; and infernal; contracts at a glance.</w:t>
            </w:r>
          </w:p>
          <w:p w14:paraId="5B67E7E1" w14:textId="77777777" w:rsidR="00882086" w:rsidRDefault="00882086">
            <w:pPr>
              <w:spacing w:before="20" w:after="20"/>
              <w:rPr>
                <w:sz w:val="19"/>
                <w:szCs w:val="19"/>
              </w:rPr>
            </w:pPr>
          </w:p>
          <w:p w14:paraId="3C378FE9" w14:textId="77777777" w:rsidR="00882086" w:rsidRDefault="00000000">
            <w:pPr>
              <w:spacing w:before="20" w:after="20"/>
            </w:pPr>
            <w:r>
              <w:rPr>
                <w:sz w:val="19"/>
                <w:szCs w:val="19"/>
              </w:rPr>
              <w:t>+2 Situation to notice hidden clauses, traps, and altered terms in any agreement.</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A98AA12" w14:textId="77777777" w:rsidR="00882086" w:rsidRDefault="00000000">
            <w:pPr>
              <w:spacing w:before="20" w:after="20"/>
              <w:rPr>
                <w:sz w:val="19"/>
                <w:szCs w:val="19"/>
              </w:rPr>
            </w:pPr>
            <w:r>
              <w:t>Presence</w:t>
            </w:r>
          </w:p>
        </w:tc>
      </w:tr>
      <w:tr w:rsidR="00882086" w14:paraId="00459321"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7B1ECE" w14:textId="77777777" w:rsidR="00882086" w:rsidRDefault="00000000">
            <w:pPr>
              <w:spacing w:before="20" w:after="20"/>
            </w:pPr>
            <w:r>
              <w:rPr>
                <w:b/>
                <w:bCs/>
                <w:sz w:val="19"/>
                <w:szCs w:val="19"/>
              </w:rPr>
              <w:t>Iron Etiquette</w:t>
            </w:r>
          </w:p>
        </w:tc>
        <w:tc>
          <w:tcPr>
            <w:tcW w:w="5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599CBB"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DE67E3"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441A8C" w14:textId="77777777" w:rsidR="00882086" w:rsidRDefault="00000000">
            <w:pPr>
              <w:spacing w:before="20" w:after="20"/>
              <w:rPr>
                <w:sz w:val="19"/>
                <w:szCs w:val="19"/>
              </w:rPr>
            </w:pPr>
            <w:r>
              <w:rPr>
                <w:sz w:val="19"/>
                <w:szCs w:val="19"/>
              </w:rPr>
              <w:t>Court manners are armor.</w:t>
            </w:r>
          </w:p>
          <w:p w14:paraId="0DBB57B6" w14:textId="77777777" w:rsidR="00882086" w:rsidRDefault="00882086">
            <w:pPr>
              <w:spacing w:before="20" w:after="20"/>
              <w:rPr>
                <w:sz w:val="19"/>
                <w:szCs w:val="19"/>
              </w:rPr>
            </w:pPr>
          </w:p>
          <w:p w14:paraId="67209557" w14:textId="77777777" w:rsidR="00882086" w:rsidRDefault="00000000">
            <w:pPr>
              <w:spacing w:before="20" w:after="20"/>
            </w:pPr>
            <w:r>
              <w:rPr>
                <w:sz w:val="19"/>
                <w:szCs w:val="19"/>
              </w:rPr>
              <w:t>+1 Situation to checks against Intimidation and social manipulation.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80E1B98" w14:textId="77777777" w:rsidR="00882086" w:rsidRDefault="00000000">
            <w:pPr>
              <w:spacing w:before="20" w:after="20"/>
              <w:rPr>
                <w:sz w:val="19"/>
                <w:szCs w:val="19"/>
              </w:rPr>
            </w:pPr>
            <w:r>
              <w:t>Presence</w:t>
            </w:r>
          </w:p>
        </w:tc>
      </w:tr>
    </w:tbl>
    <w:p w14:paraId="082A049A" w14:textId="77777777" w:rsidR="00882086" w:rsidRDefault="00882086"/>
    <w:p w14:paraId="4EFF307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Kestrel Reach</w:t>
      </w:r>
    </w:p>
    <w:p w14:paraId="2EF3D12B" w14:textId="77777777" w:rsidR="00882086" w:rsidRDefault="00000000">
      <w:r>
        <w:t>The trade-towns of a wide river delta, where six languages meet at every dock and a good broker is worth more than a good sword. Reach folk talk first, and are very good at it.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90"/>
        <w:gridCol w:w="562"/>
        <w:gridCol w:w="1293"/>
        <w:gridCol w:w="5820"/>
        <w:gridCol w:w="805"/>
      </w:tblGrid>
      <w:tr w:rsidR="00882086" w14:paraId="504CEF0A" w14:textId="77777777">
        <w:trPr>
          <w:cantSplit/>
          <w:tblHeader/>
        </w:trPr>
        <w:tc>
          <w:tcPr>
            <w:tcW w:w="159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AAC17CA" w14:textId="77777777" w:rsidR="00882086" w:rsidRDefault="00000000">
            <w:pPr>
              <w:spacing w:before="20" w:after="20"/>
            </w:pPr>
            <w:r>
              <w:rPr>
                <w:b/>
                <w:bCs/>
                <w:color w:val="FFFFFF"/>
                <w:sz w:val="19"/>
                <w:szCs w:val="19"/>
              </w:rPr>
              <w:t>Talent</w:t>
            </w:r>
          </w:p>
        </w:tc>
        <w:tc>
          <w:tcPr>
            <w:tcW w:w="5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71990EE" w14:textId="77777777" w:rsidR="00882086" w:rsidRDefault="00000000">
            <w:pPr>
              <w:spacing w:before="20" w:after="20"/>
            </w:pPr>
            <w:r>
              <w:rPr>
                <w:b/>
                <w:bCs/>
                <w:color w:val="FFFFFF"/>
                <w:sz w:val="19"/>
                <w:szCs w:val="19"/>
              </w:rPr>
              <w:t>Tier</w:t>
            </w:r>
          </w:p>
        </w:tc>
        <w:tc>
          <w:tcPr>
            <w:tcW w:w="129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AD9A731" w14:textId="77777777" w:rsidR="00882086" w:rsidRDefault="00000000">
            <w:pPr>
              <w:spacing w:before="20" w:after="20"/>
            </w:pPr>
            <w:r>
              <w:rPr>
                <w:b/>
                <w:bCs/>
                <w:color w:val="FFFFFF"/>
                <w:sz w:val="19"/>
                <w:szCs w:val="19"/>
              </w:rPr>
              <w:t>Requires</w:t>
            </w:r>
          </w:p>
        </w:tc>
        <w:tc>
          <w:tcPr>
            <w:tcW w:w="58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EFED80"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1771428" w14:textId="77777777" w:rsidR="00882086" w:rsidRDefault="00000000">
            <w:pPr>
              <w:spacing w:before="20" w:after="20"/>
              <w:rPr>
                <w:b/>
                <w:bCs/>
                <w:color w:val="FFFFFF"/>
                <w:sz w:val="19"/>
                <w:szCs w:val="19"/>
              </w:rPr>
            </w:pPr>
            <w:r>
              <w:rPr>
                <w:b/>
                <w:bCs/>
                <w:color w:val="FFFFFF"/>
                <w:sz w:val="19"/>
                <w:szCs w:val="19"/>
              </w:rPr>
              <w:t>Key Attribute</w:t>
            </w:r>
          </w:p>
        </w:tc>
      </w:tr>
      <w:tr w:rsidR="00882086" w14:paraId="585C881D"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7B286E" w14:textId="77777777" w:rsidR="00882086" w:rsidRDefault="00000000">
            <w:pPr>
              <w:spacing w:before="20" w:after="20"/>
            </w:pPr>
            <w:r>
              <w:rPr>
                <w:b/>
                <w:bCs/>
                <w:sz w:val="19"/>
                <w:szCs w:val="19"/>
              </w:rPr>
              <w:t>Reacher</w:t>
            </w:r>
          </w:p>
        </w:tc>
        <w:tc>
          <w:tcPr>
            <w:tcW w:w="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CAC214"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8442FF" w14:textId="77777777" w:rsidR="00882086" w:rsidRDefault="00000000">
            <w:pPr>
              <w:spacing w:before="20" w:after="20"/>
            </w:pPr>
            <w:r>
              <w:t>Raised in the Kestrel Reach</w:t>
            </w:r>
          </w:p>
        </w:tc>
        <w:tc>
          <w:tcPr>
            <w:tcW w:w="58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0B004A" w14:textId="77777777" w:rsidR="00882086" w:rsidRDefault="00000000">
            <w:pPr>
              <w:spacing w:before="20" w:after="20"/>
              <w:rPr>
                <w:sz w:val="19"/>
                <w:szCs w:val="19"/>
              </w:rPr>
            </w:pPr>
            <w:r>
              <w:rPr>
                <w:sz w:val="19"/>
                <w:szCs w:val="19"/>
              </w:rPr>
              <w:t>You know Reachspeak and Common.</w:t>
            </w:r>
          </w:p>
          <w:p w14:paraId="1C16CD95" w14:textId="77777777" w:rsidR="00882086" w:rsidRDefault="00882086">
            <w:pPr>
              <w:spacing w:before="20" w:after="20"/>
              <w:rPr>
                <w:sz w:val="19"/>
                <w:szCs w:val="19"/>
              </w:rPr>
            </w:pPr>
          </w:p>
          <w:p w14:paraId="31D99789" w14:textId="77777777" w:rsidR="00882086" w:rsidRDefault="00000000">
            <w:pPr>
              <w:spacing w:before="20" w:after="20"/>
              <w:rPr>
                <w:sz w:val="19"/>
                <w:szCs w:val="19"/>
              </w:rPr>
            </w:pPr>
            <w:r>
              <w:rPr>
                <w:sz w:val="19"/>
                <w:szCs w:val="19"/>
              </w:rPr>
              <w:t xml:space="preserve">You gain a +1 Condition bonus to </w:t>
            </w:r>
            <w:r>
              <w:rPr>
                <w:i/>
                <w:iCs/>
                <w:sz w:val="19"/>
                <w:szCs w:val="19"/>
              </w:rPr>
              <w:t>Diplomacy</w:t>
            </w:r>
            <w:r>
              <w:rPr>
                <w:sz w:val="19"/>
                <w:szCs w:val="19"/>
              </w:rPr>
              <w:t xml:space="preserve"> checks toward those who share the same Culture. When you are Expert in your Origin Constellation, the bonus increases to +2. Master: +3. Legendary: +4.</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3972469" w14:textId="77777777" w:rsidR="00882086" w:rsidRDefault="00000000">
            <w:pPr>
              <w:spacing w:before="20" w:after="20"/>
              <w:rPr>
                <w:sz w:val="19"/>
                <w:szCs w:val="19"/>
              </w:rPr>
            </w:pPr>
            <w:r>
              <w:rPr>
                <w:sz w:val="19"/>
                <w:szCs w:val="19"/>
              </w:rPr>
              <w:t>Wits</w:t>
            </w:r>
          </w:p>
        </w:tc>
      </w:tr>
      <w:tr w:rsidR="00882086" w14:paraId="153DAB2B"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EB4AC" w14:textId="77777777" w:rsidR="00882086" w:rsidRDefault="00000000">
            <w:pPr>
              <w:spacing w:before="20" w:after="20"/>
              <w:rPr>
                <w:b/>
                <w:bCs/>
                <w:sz w:val="19"/>
                <w:szCs w:val="19"/>
              </w:rPr>
            </w:pPr>
            <w:r>
              <w:rPr>
                <w:b/>
                <w:bCs/>
                <w:sz w:val="19"/>
                <w:szCs w:val="19"/>
              </w:rPr>
              <w:t xml:space="preserve">Quick </w:t>
            </w:r>
            <w:r>
              <w:rPr>
                <w:b/>
                <w:bCs/>
                <w:color w:val="auto"/>
                <w:sz w:val="19"/>
                <w:szCs w:val="19"/>
              </w:rPr>
              <w:t xml:space="preserve">Tongue </w:t>
            </w:r>
            <w:r>
              <w:rPr>
                <w:rFonts w:ascii="Segoe UI Symbol" w:hAnsi="Segoe UI Symbol" w:cs="Segoe UI Symbol"/>
                <w:color w:val="auto"/>
              </w:rPr>
              <w:t>⓿</w:t>
            </w:r>
          </w:p>
        </w:tc>
        <w:tc>
          <w:tcPr>
            <w:tcW w:w="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C61928" w14:textId="77777777" w:rsidR="00882086" w:rsidRDefault="00000000">
            <w:pPr>
              <w:spacing w:before="20" w:after="20"/>
              <w:jc w:val="center"/>
              <w:rPr>
                <w:b/>
                <w:bCs/>
                <w:color w:val="4A7C59"/>
                <w:sz w:val="19"/>
                <w:szCs w:val="19"/>
              </w:rP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BFD1F3" w14:textId="77777777" w:rsidR="00882086" w:rsidRDefault="00000000">
            <w:pPr>
              <w:spacing w:before="20" w:after="20"/>
              <w:rPr>
                <w:sz w:val="19"/>
                <w:szCs w:val="19"/>
              </w:rPr>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E61685" w14:textId="77777777" w:rsidR="00882086" w:rsidRDefault="00000000">
            <w:pPr>
              <w:spacing w:before="20" w:after="20"/>
              <w:rPr>
                <w:sz w:val="19"/>
                <w:szCs w:val="19"/>
              </w:rPr>
            </w:pPr>
            <w:r>
              <w:rPr>
                <w:sz w:val="19"/>
                <w:szCs w:val="19"/>
              </w:rPr>
              <w:t>You gain the Quick Tongue action:</w:t>
            </w:r>
          </w:p>
          <w:p w14:paraId="56FAAB7B" w14:textId="77777777" w:rsidR="00882086" w:rsidRDefault="00000000">
            <w:pPr>
              <w:spacing w:before="20" w:after="20"/>
              <w:rPr>
                <w:color w:val="auto"/>
                <w:sz w:val="19"/>
                <w:szCs w:val="19"/>
              </w:rPr>
            </w:pPr>
            <w:r>
              <w:rPr>
                <w:b/>
                <w:bCs/>
                <w:sz w:val="19"/>
                <w:szCs w:val="19"/>
              </w:rPr>
              <w:t>Quick Tongue</w:t>
            </w:r>
            <w:r>
              <w:rPr>
                <w:color w:val="auto"/>
                <w:sz w:val="19"/>
                <w:szCs w:val="19"/>
              </w:rPr>
              <w:t xml:space="preserve"> </w:t>
            </w:r>
            <w:r>
              <w:rPr>
                <w:rFonts w:ascii="Segoe UI Symbol" w:hAnsi="Segoe UI Symbol" w:cs="Segoe UI Symbol"/>
                <w:color w:val="auto"/>
              </w:rPr>
              <w:t>⓿</w:t>
            </w:r>
          </w:p>
          <w:p w14:paraId="69916C3E" w14:textId="77777777" w:rsidR="00882086" w:rsidRDefault="00000000">
            <w:pPr>
              <w:spacing w:before="20" w:after="20"/>
              <w:rPr>
                <w:sz w:val="19"/>
                <w:szCs w:val="19"/>
              </w:rPr>
            </w:pPr>
            <w:r>
              <w:rPr>
                <w:b/>
                <w:bCs/>
                <w:sz w:val="19"/>
                <w:szCs w:val="19"/>
              </w:rPr>
              <w:t>Trigger</w:t>
            </w:r>
            <w:r>
              <w:rPr>
                <w:sz w:val="19"/>
                <w:szCs w:val="19"/>
              </w:rPr>
              <w:t xml:space="preserve"> You critically fail a Diplomacy check.</w:t>
            </w:r>
          </w:p>
          <w:p w14:paraId="0AF26935" w14:textId="77777777" w:rsidR="00882086" w:rsidRDefault="00000000">
            <w:pPr>
              <w:spacing w:before="20" w:after="20"/>
              <w:rPr>
                <w:sz w:val="19"/>
                <w:szCs w:val="19"/>
              </w:rPr>
            </w:pPr>
            <w:r>
              <w:rPr>
                <w:b/>
                <w:bCs/>
                <w:sz w:val="19"/>
                <w:szCs w:val="19"/>
              </w:rPr>
              <w:t>Requirements</w:t>
            </w:r>
            <w:r>
              <w:rPr>
                <w:sz w:val="19"/>
                <w:szCs w:val="19"/>
              </w:rPr>
              <w:t xml:space="preserve"> You’re in a settlement or community, and you haven’t used Quick Tongue in this settlement or community within the past month.</w:t>
            </w:r>
          </w:p>
          <w:p w14:paraId="10BAD233" w14:textId="77777777" w:rsidR="00882086" w:rsidRDefault="00882086">
            <w:pPr>
              <w:spacing w:before="20" w:after="20"/>
              <w:rPr>
                <w:sz w:val="19"/>
                <w:szCs w:val="19"/>
              </w:rPr>
            </w:pPr>
          </w:p>
          <w:p w14:paraId="6A1EADFD" w14:textId="77777777" w:rsidR="00882086" w:rsidRDefault="00000000">
            <w:pPr>
              <w:spacing w:before="20" w:after="20"/>
              <w:rPr>
                <w:sz w:val="19"/>
                <w:szCs w:val="19"/>
              </w:rPr>
            </w:pPr>
            <w:r>
              <w:rPr>
                <w:sz w:val="19"/>
                <w:szCs w:val="19"/>
              </w:rPr>
              <w:t>Reroll the triggering Diplomacy check, using the second result.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605BD58" w14:textId="77777777" w:rsidR="00882086" w:rsidRDefault="00000000">
            <w:pPr>
              <w:spacing w:before="20" w:after="20"/>
              <w:rPr>
                <w:sz w:val="19"/>
                <w:szCs w:val="19"/>
              </w:rPr>
            </w:pPr>
            <w:r>
              <w:rPr>
                <w:sz w:val="19"/>
                <w:szCs w:val="19"/>
              </w:rPr>
              <w:t>Wits</w:t>
            </w:r>
          </w:p>
        </w:tc>
      </w:tr>
      <w:tr w:rsidR="00882086" w14:paraId="32B46EE9"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9DC4E0F" w14:textId="77777777" w:rsidR="00882086" w:rsidRDefault="00000000">
            <w:pPr>
              <w:spacing w:before="20" w:after="20"/>
            </w:pPr>
            <w:r>
              <w:rPr>
                <w:b/>
                <w:bCs/>
                <w:sz w:val="19"/>
                <w:szCs w:val="19"/>
              </w:rPr>
              <w:t>Riverfoot</w:t>
            </w:r>
          </w:p>
        </w:tc>
        <w:tc>
          <w:tcPr>
            <w:tcW w:w="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AB938E"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487D09" w14:textId="77777777" w:rsidR="00882086" w:rsidRDefault="00000000">
            <w:pPr>
              <w:spacing w:before="20" w:after="20"/>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F1A2ED" w14:textId="77777777" w:rsidR="00882086" w:rsidRDefault="00000000">
            <w:pPr>
              <w:spacing w:before="20" w:after="20"/>
            </w:pPr>
            <w:r>
              <w:rPr>
                <w:sz w:val="19"/>
                <w:szCs w:val="19"/>
              </w:rPr>
              <w:t>You ignore difficult terrain from mud, decking, loose stone, and shallow water, and your first Move each encounter is 1 foot longer.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044414" w14:textId="77777777" w:rsidR="00882086" w:rsidRDefault="00000000">
            <w:pPr>
              <w:spacing w:before="20" w:after="20"/>
              <w:rPr>
                <w:sz w:val="19"/>
                <w:szCs w:val="19"/>
              </w:rPr>
            </w:pPr>
            <w:r>
              <w:rPr>
                <w:sz w:val="19"/>
                <w:szCs w:val="19"/>
              </w:rPr>
              <w:t>Wits</w:t>
            </w:r>
          </w:p>
        </w:tc>
      </w:tr>
      <w:tr w:rsidR="00882086" w14:paraId="637741B6"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0FAA99" w14:textId="77777777" w:rsidR="00882086" w:rsidRDefault="00000000">
            <w:pPr>
              <w:spacing w:before="20" w:after="20"/>
            </w:pPr>
            <w:r>
              <w:rPr>
                <w:b/>
                <w:bCs/>
                <w:sz w:val="19"/>
                <w:szCs w:val="19"/>
              </w:rPr>
              <w:t>Broker's Eye</w:t>
            </w:r>
          </w:p>
        </w:tc>
        <w:tc>
          <w:tcPr>
            <w:tcW w:w="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109423"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0FD36A" w14:textId="77777777" w:rsidR="00882086" w:rsidRDefault="00000000">
            <w:pPr>
              <w:spacing w:before="20" w:after="20"/>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E5508" w14:textId="77777777" w:rsidR="00882086" w:rsidRDefault="00000000">
            <w:pPr>
              <w:spacing w:before="20" w:after="20"/>
            </w:pPr>
            <w:r>
              <w:rPr>
                <w:sz w:val="19"/>
                <w:szCs w:val="19"/>
              </w:rPr>
              <w:t>You always know an item's fair price, and gain +2 Situation to Diplomacy and Guile checks when trading.</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08117B5" w14:textId="77777777" w:rsidR="00882086" w:rsidRDefault="00000000">
            <w:pPr>
              <w:spacing w:before="20" w:after="20"/>
              <w:rPr>
                <w:sz w:val="19"/>
                <w:szCs w:val="19"/>
              </w:rPr>
            </w:pPr>
            <w:r>
              <w:rPr>
                <w:sz w:val="19"/>
                <w:szCs w:val="19"/>
              </w:rPr>
              <w:t>Wits</w:t>
            </w:r>
          </w:p>
        </w:tc>
      </w:tr>
    </w:tbl>
    <w:p w14:paraId="7120BD7A" w14:textId="77777777" w:rsidR="00882086" w:rsidRDefault="00882086"/>
    <w:p w14:paraId="1011F3C6" w14:textId="77777777" w:rsidR="00882086" w:rsidRDefault="00000000">
      <w:pPr>
        <w:pStyle w:val="Heading2"/>
        <w:keepNext/>
        <w:spacing w:before="240" w:after="120"/>
        <w:rPr>
          <w:rFonts w:eastAsia="Georgia"/>
          <w:b/>
          <w:bCs/>
          <w:color w:val="E2703A"/>
          <w:sz w:val="28"/>
          <w:szCs w:val="28"/>
        </w:rPr>
      </w:pPr>
      <w:bookmarkStart w:id="41" w:name="_Toc241476608"/>
      <w:r>
        <w:rPr>
          <w:rFonts w:eastAsia="Georgia"/>
          <w:b/>
          <w:bCs/>
          <w:color w:val="E2703A"/>
          <w:sz w:val="28"/>
          <w:szCs w:val="28"/>
        </w:rPr>
        <w:t>Calling Constellations</w:t>
      </w:r>
      <w:bookmarkEnd w:id="41"/>
    </w:p>
    <w:p w14:paraId="1BC1AF8D" w14:textId="77777777" w:rsidR="00882086" w:rsidRDefault="00000000">
      <w:pPr>
        <w:spacing w:after="120"/>
      </w:pPr>
      <w:r>
        <w:t>Callings are akin to what other RPGs call classes. The signature feature sits at the root, so your very first point buys the fantasy. 'Barbarian' was never a job. It was Rage + Athletics + a big axe. Now, it's yours in any combination or permutation.</w:t>
      </w:r>
    </w:p>
    <w:p w14:paraId="707865A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Ambusher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0B462BEE"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E17331"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50CF472"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0A847F" w14:textId="77777777" w:rsidR="00882086" w:rsidRDefault="00000000">
            <w:pPr>
              <w:spacing w:before="20" w:after="20"/>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89AFC3"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828AB73" w14:textId="77777777" w:rsidR="00882086" w:rsidRDefault="00000000">
            <w:pPr>
              <w:spacing w:before="20" w:after="20"/>
              <w:rPr>
                <w:b/>
                <w:bCs/>
                <w:color w:val="FFFFFF"/>
                <w:sz w:val="19"/>
                <w:szCs w:val="19"/>
              </w:rPr>
            </w:pPr>
            <w:r>
              <w:rPr>
                <w:b/>
                <w:bCs/>
                <w:color w:val="FFFFFF"/>
                <w:sz w:val="19"/>
                <w:szCs w:val="19"/>
              </w:rPr>
              <w:t>Key Attribute</w:t>
            </w:r>
          </w:p>
        </w:tc>
      </w:tr>
      <w:tr w:rsidR="00882086" w14:paraId="358DE5AF"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0FF213" w14:textId="77777777" w:rsidR="00882086" w:rsidRDefault="00000000">
            <w:pPr>
              <w:spacing w:before="20" w:after="20"/>
            </w:pPr>
            <w:r>
              <w:rPr>
                <w:b/>
                <w:bCs/>
                <w:sz w:val="19"/>
                <w:szCs w:val="19"/>
              </w:rPr>
              <w:t>Sneak Attack</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C6879C"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4D5B2B" w14:textId="77777777" w:rsidR="00882086" w:rsidRDefault="00000000">
            <w:pPr>
              <w:spacing w:before="20" w:after="20"/>
            </w:pPr>
            <w: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AF3EE3" w14:textId="77777777" w:rsidR="00882086" w:rsidRDefault="00000000">
            <w:pPr>
              <w:spacing w:before="20" w:after="20"/>
              <w:rPr>
                <w:sz w:val="19"/>
                <w:szCs w:val="19"/>
              </w:rPr>
            </w:pPr>
            <w:r>
              <w:rPr>
                <w:sz w:val="19"/>
                <w:szCs w:val="19"/>
              </w:rPr>
              <w:t>You become Trained in Stealth.</w:t>
            </w:r>
          </w:p>
          <w:p w14:paraId="6F0C6221" w14:textId="77777777" w:rsidR="00882086" w:rsidRDefault="00882086">
            <w:pPr>
              <w:spacing w:before="20" w:after="20"/>
              <w:rPr>
                <w:sz w:val="19"/>
                <w:szCs w:val="19"/>
              </w:rPr>
            </w:pPr>
          </w:p>
          <w:p w14:paraId="491D79C2" w14:textId="77777777" w:rsidR="00882086" w:rsidRDefault="00000000">
            <w:pPr>
              <w:spacing w:before="20" w:after="20"/>
              <w:rPr>
                <w:sz w:val="19"/>
                <w:szCs w:val="19"/>
              </w:rPr>
            </w:pPr>
            <w:r>
              <w:rPr>
                <w:sz w:val="19"/>
                <w:szCs w:val="19"/>
              </w:rPr>
              <w:t>You gain Sneak Attack:</w:t>
            </w:r>
          </w:p>
          <w:p w14:paraId="0AD4E55E" w14:textId="77777777" w:rsidR="00882086" w:rsidRDefault="00882086">
            <w:pPr>
              <w:spacing w:before="20" w:after="20"/>
              <w:rPr>
                <w:sz w:val="19"/>
                <w:szCs w:val="19"/>
              </w:rPr>
            </w:pPr>
          </w:p>
          <w:p w14:paraId="246FEB1E" w14:textId="77777777" w:rsidR="00882086" w:rsidRDefault="00000000">
            <w:pPr>
              <w:spacing w:before="20" w:after="20"/>
              <w:rPr>
                <w:sz w:val="19"/>
                <w:szCs w:val="19"/>
              </w:rPr>
            </w:pPr>
            <w:r>
              <w:rPr>
                <w:sz w:val="19"/>
                <w:szCs w:val="19"/>
              </w:rPr>
              <w:t>+1d6 precision damage vs. Off-Guard foes.</w:t>
            </w:r>
          </w:p>
          <w:p w14:paraId="749B9890" w14:textId="77777777" w:rsidR="00882086" w:rsidRDefault="00882086">
            <w:pPr>
              <w:spacing w:before="20" w:after="20"/>
              <w:rPr>
                <w:sz w:val="19"/>
                <w:szCs w:val="19"/>
              </w:rPr>
            </w:pPr>
          </w:p>
          <w:p w14:paraId="1038D523" w14:textId="77777777" w:rsidR="00882086" w:rsidRDefault="00000000">
            <w:pPr>
              <w:spacing w:before="20" w:after="20"/>
              <w:rPr>
                <w:sz w:val="19"/>
                <w:szCs w:val="19"/>
              </w:rPr>
            </w:pPr>
            <w:r>
              <w:rPr>
                <w:sz w:val="19"/>
                <w:szCs w:val="19"/>
              </w:rPr>
              <w:t>Rises to +2d6 at Expert rank, +3d6 at Master, +4d6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5546E6" w14:textId="77777777" w:rsidR="00882086" w:rsidRDefault="00000000">
            <w:pPr>
              <w:spacing w:before="20" w:after="20"/>
              <w:rPr>
                <w:sz w:val="19"/>
                <w:szCs w:val="19"/>
              </w:rPr>
            </w:pPr>
            <w:r>
              <w:rPr>
                <w:sz w:val="19"/>
                <w:szCs w:val="19"/>
              </w:rPr>
              <w:t>Agility</w:t>
            </w:r>
          </w:p>
        </w:tc>
      </w:tr>
      <w:tr w:rsidR="00882086" w14:paraId="2B2447B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B1356E" w14:textId="77777777" w:rsidR="00882086" w:rsidRDefault="00000000">
            <w:pPr>
              <w:spacing w:before="20" w:after="20"/>
            </w:pPr>
            <w:r>
              <w:rPr>
                <w:b/>
                <w:bCs/>
                <w:sz w:val="19"/>
                <w:szCs w:val="19"/>
              </w:rPr>
              <w:t>Surprise Attacker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5B820B"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D98CBF9" w14:textId="77777777" w:rsidR="00882086" w:rsidRDefault="00000000">
            <w:pPr>
              <w:spacing w:before="20" w:after="20"/>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D5B931" w14:textId="77777777" w:rsidR="00882086" w:rsidRDefault="00000000">
            <w:pPr>
              <w:spacing w:before="20" w:after="20"/>
              <w:rPr>
                <w:sz w:val="19"/>
                <w:szCs w:val="19"/>
              </w:rPr>
            </w:pPr>
            <w:r>
              <w:rPr>
                <w:sz w:val="19"/>
                <w:szCs w:val="19"/>
              </w:rPr>
              <w:t>In the first round, foes that haven't acted yet are Wrong-Footed to you.</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2E6D4F" w14:textId="77777777" w:rsidR="00882086" w:rsidRDefault="00000000">
            <w:pPr>
              <w:spacing w:before="20" w:after="20"/>
              <w:rPr>
                <w:sz w:val="19"/>
                <w:szCs w:val="19"/>
              </w:rPr>
            </w:pPr>
            <w:r>
              <w:rPr>
                <w:sz w:val="19"/>
                <w:szCs w:val="19"/>
              </w:rPr>
              <w:t>Agility</w:t>
            </w:r>
          </w:p>
        </w:tc>
      </w:tr>
      <w:tr w:rsidR="00882086" w14:paraId="6C239592"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E107E9" w14:textId="77777777" w:rsidR="00882086" w:rsidRDefault="00000000">
            <w:pPr>
              <w:spacing w:before="20" w:after="20"/>
              <w:rPr>
                <w:b/>
                <w:bCs/>
                <w:sz w:val="19"/>
                <w:szCs w:val="19"/>
              </w:rPr>
            </w:pPr>
            <w:r>
              <w:rPr>
                <w:sz w:val="19"/>
                <w:szCs w:val="19"/>
              </w:rPr>
              <w:t xml:space="preserve">Opportunist </w:t>
            </w:r>
            <w:r>
              <w:rPr>
                <w:rFonts w:ascii="Segoe UI Symbol" w:hAnsi="Segoe UI Symbol" w:cs="Segoe UI Symbol"/>
                <w:sz w:val="19"/>
                <w:szCs w:val="19"/>
              </w:rPr>
              <w:t>❶</w:t>
            </w:r>
            <w:r>
              <w:rPr>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F93EDA"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ECF66E"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B6AD82" w14:textId="77777777" w:rsidR="00882086" w:rsidRDefault="00000000">
            <w:pPr>
              <w:spacing w:before="20" w:after="20"/>
              <w:rPr>
                <w:sz w:val="19"/>
                <w:szCs w:val="19"/>
              </w:rPr>
            </w:pPr>
            <w:r>
              <w:rPr>
                <w:b/>
                <w:bCs/>
                <w:sz w:val="19"/>
                <w:szCs w:val="19"/>
              </w:rPr>
              <w:t>Trigger</w:t>
            </w:r>
            <w:r>
              <w:rPr>
                <w:sz w:val="19"/>
                <w:szCs w:val="19"/>
              </w:rPr>
              <w:t xml:space="preserve"> An ally Hits a creature within your reach.</w:t>
            </w:r>
          </w:p>
          <w:p w14:paraId="302B1C02" w14:textId="77777777" w:rsidR="00882086" w:rsidRDefault="00000000">
            <w:pPr>
              <w:spacing w:before="20" w:after="20"/>
              <w:rPr>
                <w:sz w:val="19"/>
                <w:szCs w:val="19"/>
              </w:rPr>
            </w:pPr>
            <w:r>
              <w:rPr>
                <w:b/>
                <w:bCs/>
                <w:sz w:val="19"/>
                <w:szCs w:val="19"/>
              </w:rPr>
              <w:t>Effect</w:t>
            </w:r>
            <w:r>
              <w:rPr>
                <w:sz w:val="19"/>
                <w:szCs w:val="19"/>
              </w:rPr>
              <w:t xml:space="preserve"> Strike that creature. It is Off-Guard to this Strike.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0DE5305" w14:textId="77777777" w:rsidR="00882086" w:rsidRDefault="00000000">
            <w:pPr>
              <w:spacing w:before="20" w:after="20"/>
              <w:rPr>
                <w:sz w:val="19"/>
                <w:szCs w:val="19"/>
              </w:rPr>
            </w:pPr>
            <w:r>
              <w:rPr>
                <w:sz w:val="19"/>
                <w:szCs w:val="19"/>
              </w:rPr>
              <w:t>Agility</w:t>
            </w:r>
          </w:p>
        </w:tc>
      </w:tr>
      <w:tr w:rsidR="00882086" w14:paraId="4EE8260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2DE911" w14:textId="77777777" w:rsidR="00882086" w:rsidRDefault="00000000">
            <w:pPr>
              <w:spacing w:before="20" w:after="20"/>
              <w:rPr>
                <w:b/>
                <w:bCs/>
                <w:sz w:val="19"/>
                <w:szCs w:val="19"/>
              </w:rPr>
            </w:pPr>
            <w:r>
              <w:rPr>
                <w:b/>
                <w:bCs/>
                <w:sz w:val="19"/>
                <w:szCs w:val="19"/>
              </w:rPr>
              <w:t>Twist the Blade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30D42"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30A63F"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668FBC" w14:textId="77777777" w:rsidR="00882086" w:rsidRDefault="00000000">
            <w:pPr>
              <w:spacing w:before="20" w:after="20"/>
              <w:rPr>
                <w:sz w:val="19"/>
                <w:szCs w:val="19"/>
              </w:rPr>
            </w:pPr>
            <w:r>
              <w:rPr>
                <w:sz w:val="19"/>
                <w:szCs w:val="19"/>
              </w:rPr>
              <w:t>Once per round, when your Sneak Attack damage applies to a Hit, the Zone it landed on becomes Exposed.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7A4F8C3" w14:textId="77777777" w:rsidR="00882086" w:rsidRDefault="00000000">
            <w:pPr>
              <w:spacing w:before="20" w:after="20"/>
              <w:rPr>
                <w:sz w:val="19"/>
                <w:szCs w:val="19"/>
              </w:rPr>
            </w:pPr>
            <w:r>
              <w:rPr>
                <w:sz w:val="19"/>
                <w:szCs w:val="19"/>
              </w:rPr>
              <w:t>Agility</w:t>
            </w:r>
          </w:p>
        </w:tc>
      </w:tr>
      <w:tr w:rsidR="00882086" w14:paraId="088C09A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B07EEE7" w14:textId="77777777" w:rsidR="00882086" w:rsidRDefault="00000000">
            <w:pPr>
              <w:spacing w:before="20" w:after="20"/>
              <w:rPr>
                <w:b/>
                <w:bCs/>
                <w:sz w:val="19"/>
                <w:szCs w:val="19"/>
              </w:rPr>
            </w:pPr>
            <w:r>
              <w:rPr>
                <w:b/>
                <w:bCs/>
                <w:sz w:val="19"/>
                <w:szCs w:val="19"/>
              </w:rPr>
              <w:t>Bleeding Wound</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64E045"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FC946D"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D6FFE0" w14:textId="77777777" w:rsidR="00882086" w:rsidRDefault="00000000">
            <w:pPr>
              <w:spacing w:before="20" w:after="20"/>
              <w:rPr>
                <w:sz w:val="19"/>
                <w:szCs w:val="19"/>
              </w:rPr>
            </w:pPr>
            <w:r>
              <w:rPr>
                <w:sz w:val="19"/>
                <w:szCs w:val="19"/>
              </w:rPr>
              <w:t>When your Sneak Attack damage applies, the target also takes 1d4 persistent bleed damage. This rises to 1d6 at Expert rank, 1d8 at Master, and 1d10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230BE5" w14:textId="77777777" w:rsidR="00882086" w:rsidRDefault="00000000">
            <w:pPr>
              <w:spacing w:before="20" w:after="20"/>
              <w:rPr>
                <w:sz w:val="19"/>
                <w:szCs w:val="19"/>
              </w:rPr>
            </w:pPr>
            <w:r>
              <w:rPr>
                <w:sz w:val="19"/>
                <w:szCs w:val="19"/>
              </w:rPr>
              <w:t>Agility</w:t>
            </w:r>
          </w:p>
        </w:tc>
      </w:tr>
      <w:tr w:rsidR="00882086" w14:paraId="5862FA44"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5B7E71" w14:textId="77777777" w:rsidR="00882086" w:rsidRDefault="00000000">
            <w:pPr>
              <w:spacing w:before="20" w:after="20"/>
              <w:rPr>
                <w:b/>
                <w:bCs/>
                <w:sz w:val="19"/>
                <w:szCs w:val="19"/>
              </w:rPr>
            </w:pPr>
            <w:r>
              <w:rPr>
                <w:b/>
                <w:bCs/>
                <w:sz w:val="19"/>
                <w:szCs w:val="19"/>
              </w:rPr>
              <w:t>Unbalancing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0EC463"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90F63C"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4347C4" w14:textId="77777777" w:rsidR="00882086" w:rsidRDefault="00000000">
            <w:pPr>
              <w:spacing w:before="20" w:after="20"/>
              <w:rPr>
                <w:sz w:val="19"/>
                <w:szCs w:val="19"/>
              </w:rPr>
            </w:pPr>
            <w:r>
              <w:rPr>
                <w:sz w:val="19"/>
                <w:szCs w:val="19"/>
              </w:rPr>
              <w:t>Whenever your Strike is a critical hit and deals damage, the target is Wrong-Footed against your attacks until the end of the next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2520AB" w14:textId="77777777" w:rsidR="00882086" w:rsidRDefault="00000000">
            <w:pPr>
              <w:spacing w:before="20" w:after="20"/>
              <w:rPr>
                <w:sz w:val="19"/>
                <w:szCs w:val="19"/>
              </w:rPr>
            </w:pPr>
            <w:r>
              <w:rPr>
                <w:sz w:val="19"/>
                <w:szCs w:val="19"/>
              </w:rPr>
              <w:t>Agility</w:t>
            </w:r>
          </w:p>
        </w:tc>
      </w:tr>
    </w:tbl>
    <w:p w14:paraId="6827DABE" w14:textId="77777777" w:rsidR="00882086" w:rsidRDefault="00882086"/>
    <w:p w14:paraId="5BFF9545"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Berserker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2446"/>
        <w:gridCol w:w="4841"/>
        <w:gridCol w:w="898"/>
      </w:tblGrid>
      <w:tr w:rsidR="00882086" w14:paraId="1F953D7E"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70E67A2"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EAA9D72" w14:textId="77777777" w:rsidR="00882086" w:rsidRDefault="00000000">
            <w:pPr>
              <w:spacing w:before="20" w:after="20"/>
            </w:pPr>
            <w:r>
              <w:rPr>
                <w:b/>
                <w:bCs/>
                <w:color w:val="FFFFFF"/>
                <w:sz w:val="19"/>
                <w:szCs w:val="19"/>
              </w:rPr>
              <w:t>Tier</w:t>
            </w:r>
          </w:p>
        </w:tc>
        <w:tc>
          <w:tcPr>
            <w:tcW w:w="244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671852" w14:textId="77777777" w:rsidR="00882086" w:rsidRDefault="00000000">
            <w:pPr>
              <w:spacing w:before="20" w:after="20"/>
            </w:pPr>
            <w:r>
              <w:rPr>
                <w:b/>
                <w:bCs/>
                <w:color w:val="FFFFFF"/>
                <w:sz w:val="19"/>
                <w:szCs w:val="19"/>
              </w:rPr>
              <w:t>Requires</w:t>
            </w:r>
          </w:p>
        </w:tc>
        <w:tc>
          <w:tcPr>
            <w:tcW w:w="484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81CF001"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9305E10" w14:textId="77777777" w:rsidR="00882086" w:rsidRDefault="00000000">
            <w:pPr>
              <w:spacing w:before="20" w:after="20"/>
              <w:rPr>
                <w:b/>
                <w:bCs/>
                <w:color w:val="FFFFFF"/>
                <w:sz w:val="19"/>
                <w:szCs w:val="19"/>
              </w:rPr>
            </w:pPr>
            <w:r>
              <w:rPr>
                <w:b/>
                <w:bCs/>
                <w:color w:val="FFFFFF"/>
                <w:sz w:val="19"/>
                <w:szCs w:val="19"/>
              </w:rPr>
              <w:t>Key Attribute</w:t>
            </w:r>
          </w:p>
        </w:tc>
      </w:tr>
      <w:tr w:rsidR="00882086" w14:paraId="2EB6159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64CEA9" w14:textId="77777777" w:rsidR="00882086" w:rsidRDefault="00000000">
            <w:pPr>
              <w:spacing w:before="20" w:after="20"/>
            </w:pPr>
            <w:r>
              <w:rPr>
                <w:b/>
                <w:bCs/>
                <w:sz w:val="19"/>
                <w:szCs w:val="19"/>
              </w:rPr>
              <w:t xml:space="preserve">Rage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58F29A" w14:textId="77777777" w:rsidR="00882086" w:rsidRDefault="00000000">
            <w:pPr>
              <w:spacing w:before="20" w:after="20"/>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5FC32D" w14:textId="77777777" w:rsidR="00882086" w:rsidRDefault="00000000">
            <w:pPr>
              <w:spacing w:before="20" w:after="20"/>
            </w:pPr>
            <w:r>
              <w:rPr>
                <w:sz w:val="19"/>
                <w:szCs w:val="19"/>
              </w:rPr>
              <w:t>N/A</w:t>
            </w:r>
          </w:p>
        </w:tc>
        <w:tc>
          <w:tcPr>
            <w:tcW w:w="484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CF8F41" w14:textId="77777777" w:rsidR="00882086" w:rsidRDefault="00000000">
            <w:pPr>
              <w:spacing w:before="20" w:after="20"/>
              <w:rPr>
                <w:sz w:val="19"/>
                <w:szCs w:val="19"/>
              </w:rPr>
            </w:pPr>
            <w:r>
              <w:rPr>
                <w:sz w:val="19"/>
                <w:szCs w:val="19"/>
              </w:rPr>
              <w:t>You become Trained in Athletics.</w:t>
            </w:r>
          </w:p>
          <w:p w14:paraId="39B79EC2" w14:textId="77777777" w:rsidR="00882086" w:rsidRDefault="00882086">
            <w:pPr>
              <w:spacing w:before="20" w:after="20"/>
              <w:rPr>
                <w:sz w:val="19"/>
                <w:szCs w:val="19"/>
              </w:rPr>
            </w:pPr>
          </w:p>
          <w:p w14:paraId="545252C4" w14:textId="77777777" w:rsidR="00882086" w:rsidRDefault="00000000">
            <w:pPr>
              <w:spacing w:before="20" w:after="20"/>
              <w:rPr>
                <w:sz w:val="19"/>
                <w:szCs w:val="19"/>
              </w:rPr>
            </w:pPr>
            <w:r>
              <w:rPr>
                <w:sz w:val="19"/>
                <w:szCs w:val="19"/>
              </w:rPr>
              <w:t>You gain the Rage action:</w:t>
            </w:r>
          </w:p>
          <w:p w14:paraId="753DFE52" w14:textId="77777777" w:rsidR="00882086" w:rsidRDefault="00882086">
            <w:pPr>
              <w:spacing w:before="20" w:after="20"/>
              <w:rPr>
                <w:sz w:val="19"/>
                <w:szCs w:val="19"/>
              </w:rPr>
            </w:pPr>
          </w:p>
          <w:p w14:paraId="665276D0" w14:textId="77777777" w:rsidR="00882086" w:rsidRDefault="00000000">
            <w:pPr>
              <w:spacing w:before="20" w:after="20"/>
              <w:rPr>
                <w:sz w:val="19"/>
                <w:szCs w:val="19"/>
              </w:rPr>
            </w:pPr>
            <w:r>
              <w:rPr>
                <w:b/>
                <w:bCs/>
                <w:sz w:val="19"/>
                <w:szCs w:val="19"/>
              </w:rPr>
              <w:t>Rage</w:t>
            </w:r>
            <w:r>
              <w:rPr>
                <w:sz w:val="19"/>
                <w:szCs w:val="19"/>
              </w:rPr>
              <w:t xml:space="preserve"> </w:t>
            </w:r>
            <w:r>
              <w:rPr>
                <w:rFonts w:ascii="Segoe UI Symbol" w:hAnsi="Segoe UI Symbol" w:cs="Segoe UI Symbol"/>
                <w:sz w:val="19"/>
                <w:szCs w:val="19"/>
              </w:rPr>
              <w:t>❶</w:t>
            </w:r>
            <w:r>
              <w:rPr>
                <w:sz w:val="19"/>
                <w:szCs w:val="19"/>
              </w:rPr>
              <w:br/>
            </w:r>
            <w:r>
              <w:rPr>
                <w:b/>
                <w:bCs/>
                <w:sz w:val="19"/>
                <w:szCs w:val="19"/>
              </w:rPr>
              <w:t>Duration</w:t>
            </w:r>
            <w:r>
              <w:rPr>
                <w:sz w:val="19"/>
                <w:szCs w:val="19"/>
              </w:rPr>
              <w:t xml:space="preserve"> 10 rounds</w:t>
            </w:r>
          </w:p>
          <w:p w14:paraId="04A5007A" w14:textId="77777777" w:rsidR="00882086" w:rsidRDefault="00882086">
            <w:pPr>
              <w:spacing w:before="20" w:after="20"/>
              <w:rPr>
                <w:sz w:val="19"/>
                <w:szCs w:val="19"/>
              </w:rPr>
            </w:pPr>
          </w:p>
          <w:p w14:paraId="491005E9" w14:textId="77777777" w:rsidR="00882086" w:rsidRDefault="00000000">
            <w:pPr>
              <w:spacing w:before="20" w:after="20"/>
              <w:rPr>
                <w:sz w:val="19"/>
                <w:szCs w:val="19"/>
              </w:rPr>
            </w:pPr>
            <w:r>
              <w:rPr>
                <w:sz w:val="19"/>
                <w:szCs w:val="19"/>
              </w:rPr>
              <w:t>You gain Temporary Vigor = level + Might, +2 melee damage, −1 Evade. While raging, you are Heedless.</w:t>
            </w:r>
          </w:p>
          <w:p w14:paraId="06BFA153" w14:textId="77777777" w:rsidR="00882086" w:rsidRDefault="00882086">
            <w:pPr>
              <w:spacing w:before="20" w:after="20"/>
              <w:rPr>
                <w:sz w:val="19"/>
                <w:szCs w:val="19"/>
              </w:rPr>
            </w:pPr>
          </w:p>
          <w:p w14:paraId="009CB34A" w14:textId="77777777" w:rsidR="00882086" w:rsidRDefault="00000000">
            <w:pPr>
              <w:spacing w:before="20" w:after="20"/>
              <w:rPr>
                <w:sz w:val="19"/>
                <w:szCs w:val="19"/>
              </w:rPr>
            </w:pPr>
            <w:r>
              <w:rPr>
                <w:sz w:val="19"/>
                <w:szCs w:val="19"/>
              </w:rPr>
              <w:t>Afterward, you're fatigued until you spend three actions to catch your breath.</w:t>
            </w:r>
          </w:p>
          <w:p w14:paraId="1696D1F6" w14:textId="77777777" w:rsidR="00882086" w:rsidRDefault="00882086">
            <w:pPr>
              <w:spacing w:before="20" w:after="20"/>
              <w:rPr>
                <w:sz w:val="19"/>
                <w:szCs w:val="19"/>
              </w:rPr>
            </w:pPr>
          </w:p>
          <w:p w14:paraId="33018710" w14:textId="77777777" w:rsidR="00882086" w:rsidRDefault="00000000">
            <w:pPr>
              <w:spacing w:before="20" w:after="20"/>
              <w:rPr>
                <w:sz w:val="19"/>
                <w:szCs w:val="19"/>
              </w:rPr>
            </w:pPr>
            <w:r>
              <w:rPr>
                <w:sz w:val="19"/>
                <w:szCs w:val="19"/>
              </w:rPr>
              <w:t>You may end your Rage as a free action, becoming fatigued as though it had run its course.</w:t>
            </w:r>
          </w:p>
          <w:p w14:paraId="5CA734BC" w14:textId="77777777" w:rsidR="00882086" w:rsidRDefault="00882086">
            <w:pPr>
              <w:spacing w:before="20" w:after="20"/>
              <w:rPr>
                <w:sz w:val="19"/>
                <w:szCs w:val="19"/>
              </w:rPr>
            </w:pPr>
          </w:p>
          <w:p w14:paraId="159EF02C" w14:textId="77777777" w:rsidR="00882086" w:rsidRDefault="00000000">
            <w:pPr>
              <w:spacing w:before="20" w:after="20"/>
              <w:rPr>
                <w:sz w:val="19"/>
                <w:szCs w:val="19"/>
              </w:rPr>
            </w:pPr>
            <w:r>
              <w:rPr>
                <w:sz w:val="19"/>
                <w:szCs w:val="19"/>
              </w:rPr>
              <w:t>Damage bonus rises to +4 melee damage at Expert rank, +6 at Master, +8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D7077F1" w14:textId="77777777" w:rsidR="00882086" w:rsidRDefault="00000000">
            <w:pPr>
              <w:spacing w:before="20" w:after="20"/>
              <w:rPr>
                <w:sz w:val="19"/>
                <w:szCs w:val="19"/>
              </w:rPr>
            </w:pPr>
            <w:r>
              <w:rPr>
                <w:sz w:val="19"/>
                <w:szCs w:val="19"/>
              </w:rPr>
              <w:t>Might</w:t>
            </w:r>
          </w:p>
        </w:tc>
      </w:tr>
      <w:tr w:rsidR="00882086" w14:paraId="221B5E8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6829AA" w14:textId="77777777" w:rsidR="00882086" w:rsidRDefault="00000000">
            <w:pPr>
              <w:spacing w:before="20" w:after="20"/>
            </w:pPr>
            <w:r>
              <w:rPr>
                <w:b/>
                <w:bCs/>
                <w:sz w:val="19"/>
                <w:szCs w:val="19"/>
              </w:rPr>
              <w:t xml:space="preserve">Sudden Charge </w:t>
            </w:r>
            <w:r>
              <w:rPr>
                <w:rFonts w:ascii="Segoe UI Symbol" w:hAnsi="Segoe UI Symbol" w:cs="Segoe UI Symbol"/>
                <w:sz w:val="19"/>
                <w:szCs w:val="19"/>
              </w:rPr>
              <w:t>❷</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131B60" w14:textId="77777777" w:rsidR="00882086" w:rsidRDefault="00000000">
            <w:pPr>
              <w:spacing w:before="20" w:after="20"/>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0E09B1" w14:textId="77777777" w:rsidR="00882086" w:rsidRDefault="00000000">
            <w:pPr>
              <w:spacing w:before="20" w:after="20"/>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96A0A4" w14:textId="77777777" w:rsidR="00882086" w:rsidRDefault="00000000">
            <w:pPr>
              <w:spacing w:before="20" w:after="20"/>
              <w:rPr>
                <w:sz w:val="19"/>
                <w:szCs w:val="19"/>
              </w:rPr>
            </w:pPr>
            <w:r>
              <w:rPr>
                <w:sz w:val="19"/>
                <w:szCs w:val="19"/>
              </w:rPr>
              <w:t>You gain Sudden Charge:</w:t>
            </w:r>
          </w:p>
          <w:p w14:paraId="739DAF82" w14:textId="77777777" w:rsidR="00882086" w:rsidRDefault="00882086">
            <w:pPr>
              <w:spacing w:before="20" w:after="20"/>
              <w:rPr>
                <w:sz w:val="19"/>
                <w:szCs w:val="19"/>
              </w:rPr>
            </w:pPr>
          </w:p>
          <w:p w14:paraId="0362F8DB" w14:textId="77777777" w:rsidR="00882086" w:rsidRDefault="00000000">
            <w:pPr>
              <w:spacing w:before="20" w:after="20"/>
              <w:rPr>
                <w:sz w:val="19"/>
                <w:szCs w:val="19"/>
              </w:rPr>
            </w:pPr>
            <w:r>
              <w:rPr>
                <w:b/>
                <w:bCs/>
                <w:sz w:val="19"/>
                <w:szCs w:val="19"/>
              </w:rPr>
              <w:t>Sudden Charge</w:t>
            </w:r>
            <w:r>
              <w:rPr>
                <w:sz w:val="19"/>
                <w:szCs w:val="19"/>
              </w:rPr>
              <w:t xml:space="preserve"> </w:t>
            </w:r>
            <w:r>
              <w:rPr>
                <w:rFonts w:ascii="Segoe UI Symbol" w:hAnsi="Segoe UI Symbol" w:cs="Segoe UI Symbol"/>
                <w:sz w:val="19"/>
                <w:szCs w:val="19"/>
              </w:rPr>
              <w:t>❷</w:t>
            </w:r>
          </w:p>
          <w:p w14:paraId="06F188F5" w14:textId="77777777" w:rsidR="00882086" w:rsidRDefault="00882086">
            <w:pPr>
              <w:spacing w:before="20" w:after="20"/>
              <w:rPr>
                <w:sz w:val="19"/>
                <w:szCs w:val="19"/>
              </w:rPr>
            </w:pPr>
          </w:p>
          <w:p w14:paraId="7B1FD699" w14:textId="77777777" w:rsidR="00882086" w:rsidRDefault="00000000">
            <w:pPr>
              <w:spacing w:before="20" w:after="20"/>
              <w:rPr>
                <w:sz w:val="19"/>
                <w:szCs w:val="19"/>
              </w:rPr>
            </w:pPr>
            <w:r>
              <w:rPr>
                <w:sz w:val="19"/>
                <w:szCs w:val="19"/>
              </w:rPr>
              <w:t>Move twice, then Quick Strike. Your Moves may provoke Intercepts as normal.</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F78A33F" w14:textId="77777777" w:rsidR="00882086" w:rsidRDefault="00000000">
            <w:pPr>
              <w:spacing w:before="20" w:after="20"/>
              <w:rPr>
                <w:sz w:val="19"/>
                <w:szCs w:val="19"/>
              </w:rPr>
            </w:pPr>
            <w:r>
              <w:rPr>
                <w:sz w:val="19"/>
                <w:szCs w:val="19"/>
              </w:rPr>
              <w:t>Might</w:t>
            </w:r>
          </w:p>
        </w:tc>
      </w:tr>
      <w:tr w:rsidR="00882086" w14:paraId="7F730AD0"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058B07" w14:textId="77777777" w:rsidR="00882086" w:rsidRDefault="00000000">
            <w:pPr>
              <w:spacing w:before="20" w:after="20"/>
              <w:rPr>
                <w:b/>
                <w:bCs/>
                <w:sz w:val="19"/>
                <w:szCs w:val="19"/>
              </w:rPr>
            </w:pPr>
            <w:r>
              <w:rPr>
                <w:b/>
                <w:bCs/>
                <w:sz w:val="19"/>
                <w:szCs w:val="19"/>
              </w:rPr>
              <w:lastRenderedPageBreak/>
              <w:t>Thick Hide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62B3514D"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1442D4F0"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EFA61F" w14:textId="77777777" w:rsidR="00882086" w:rsidRDefault="00000000">
            <w:pPr>
              <w:spacing w:before="20" w:after="20"/>
              <w:rPr>
                <w:sz w:val="19"/>
                <w:szCs w:val="19"/>
              </w:rPr>
            </w:pPr>
            <w:r>
              <w:rPr>
                <w:sz w:val="19"/>
                <w:szCs w:val="19"/>
              </w:rPr>
              <w:t>While you are Raging, every Zone on you has +1 Protection, including Zones with no armor at all. An Exposed Zone still counts as 0.</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EC4D02D" w14:textId="77777777" w:rsidR="00882086" w:rsidRDefault="00000000">
            <w:pPr>
              <w:spacing w:before="20" w:after="20"/>
              <w:rPr>
                <w:sz w:val="19"/>
                <w:szCs w:val="19"/>
              </w:rPr>
            </w:pPr>
            <w:r>
              <w:rPr>
                <w:sz w:val="19"/>
                <w:szCs w:val="19"/>
              </w:rPr>
              <w:t>Might</w:t>
            </w:r>
          </w:p>
        </w:tc>
      </w:tr>
      <w:tr w:rsidR="00882086" w14:paraId="56B72137"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72BDCD" w14:textId="77777777" w:rsidR="00882086" w:rsidRDefault="00000000">
            <w:pPr>
              <w:spacing w:before="20" w:after="20"/>
              <w:rPr>
                <w:b/>
                <w:bCs/>
                <w:sz w:val="19"/>
                <w:szCs w:val="19"/>
              </w:rPr>
            </w:pPr>
            <w:r>
              <w:rPr>
                <w:b/>
                <w:bCs/>
                <w:sz w:val="19"/>
                <w:szCs w:val="19"/>
              </w:rPr>
              <w:t>Blood in the Water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7BE86591"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1D8D74DF"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C958F7" w14:textId="77777777" w:rsidR="00882086" w:rsidRDefault="00000000">
            <w:pPr>
              <w:spacing w:before="20" w:after="20"/>
              <w:rPr>
                <w:sz w:val="19"/>
                <w:szCs w:val="19"/>
              </w:rPr>
            </w:pPr>
            <w:r>
              <w:rPr>
                <w:sz w:val="19"/>
                <w:szCs w:val="19"/>
              </w:rPr>
              <w:t>When your Strike drops a creature while you are Raging, your Rage's remaining duration resets to 10 rounds.</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566E04A" w14:textId="77777777" w:rsidR="00882086" w:rsidRDefault="00000000">
            <w:pPr>
              <w:spacing w:before="20" w:after="20"/>
              <w:rPr>
                <w:sz w:val="19"/>
                <w:szCs w:val="19"/>
              </w:rPr>
            </w:pPr>
            <w:r>
              <w:rPr>
                <w:sz w:val="19"/>
                <w:szCs w:val="19"/>
              </w:rPr>
              <w:t>Might</w:t>
            </w:r>
          </w:p>
        </w:tc>
      </w:tr>
      <w:tr w:rsidR="00882086" w14:paraId="7C962C2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822CDF" w14:textId="77777777" w:rsidR="00882086" w:rsidRDefault="00000000">
            <w:pPr>
              <w:spacing w:before="20" w:after="20"/>
              <w:rPr>
                <w:b/>
                <w:bCs/>
                <w:sz w:val="19"/>
                <w:szCs w:val="19"/>
              </w:rPr>
            </w:pPr>
            <w:r>
              <w:rPr>
                <w:b/>
                <w:bCs/>
                <w:sz w:val="19"/>
                <w:szCs w:val="19"/>
              </w:rPr>
              <w:t>Deaf to Pain</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7F004472"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484EB6A9"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C244F1" w14:textId="77777777" w:rsidR="00882086" w:rsidRDefault="00000000">
            <w:pPr>
              <w:spacing w:before="20" w:after="20"/>
              <w:rPr>
                <w:sz w:val="19"/>
                <w:szCs w:val="19"/>
              </w:rPr>
            </w:pPr>
            <w:r>
              <w:rPr>
                <w:sz w:val="19"/>
                <w:szCs w:val="19"/>
              </w:rPr>
              <w:t>You ignore the Fatigued condition while Raging, and when your Rage ends you need to spend only 1 action to catch your breath rather than 3.</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DDB9955" w14:textId="77777777" w:rsidR="00882086" w:rsidRDefault="00000000">
            <w:pPr>
              <w:spacing w:before="20" w:after="20"/>
              <w:rPr>
                <w:sz w:val="19"/>
                <w:szCs w:val="19"/>
              </w:rPr>
            </w:pPr>
            <w:r>
              <w:rPr>
                <w:sz w:val="19"/>
                <w:szCs w:val="19"/>
              </w:rPr>
              <w:t>Might</w:t>
            </w:r>
          </w:p>
        </w:tc>
      </w:tr>
      <w:tr w:rsidR="00882086" w14:paraId="001D990B"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2942BE" w14:textId="77777777" w:rsidR="00882086" w:rsidRDefault="00000000">
            <w:pPr>
              <w:spacing w:before="20" w:after="20"/>
              <w:rPr>
                <w:b/>
                <w:bCs/>
                <w:sz w:val="19"/>
                <w:szCs w:val="19"/>
              </w:rPr>
            </w:pPr>
            <w:r>
              <w:rPr>
                <w:b/>
                <w:bCs/>
                <w:color w:val="auto"/>
                <w:sz w:val="19"/>
                <w:szCs w:val="19"/>
              </w:rPr>
              <w:t xml:space="preserve">Moment of Clarity </w:t>
            </w:r>
            <w:r>
              <w:rPr>
                <w:rFonts w:ascii="Segoe UI Symbol" w:hAnsi="Segoe UI Symbol" w:cs="Segoe UI Symbol"/>
                <w:color w:val="auto"/>
              </w:rPr>
              <w:t>⓿</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51F233B0"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53B5B769"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4A1421" w14:textId="77777777" w:rsidR="00882086" w:rsidRDefault="00000000">
            <w:pPr>
              <w:spacing w:before="20" w:after="20"/>
              <w:rPr>
                <w:sz w:val="19"/>
                <w:szCs w:val="19"/>
              </w:rPr>
            </w:pPr>
            <w:r>
              <w:rPr>
                <w:b/>
                <w:bCs/>
                <w:sz w:val="19"/>
                <w:szCs w:val="19"/>
              </w:rPr>
              <w:t>Frequency</w:t>
            </w:r>
            <w:r>
              <w:rPr>
                <w:sz w:val="19"/>
                <w:szCs w:val="19"/>
              </w:rPr>
              <w:t xml:space="preserve"> once per encounter</w:t>
            </w:r>
          </w:p>
          <w:p w14:paraId="1DF31FCA" w14:textId="77777777" w:rsidR="00882086" w:rsidRDefault="00000000">
            <w:pPr>
              <w:spacing w:before="20" w:after="20"/>
              <w:rPr>
                <w:sz w:val="19"/>
                <w:szCs w:val="19"/>
              </w:rPr>
            </w:pPr>
            <w:r>
              <w:rPr>
                <w:sz w:val="19"/>
                <w:szCs w:val="19"/>
              </w:rPr>
              <w:t>You push back your rage for a moment in order to think clearly. Until the end of this round, you lose your Heedless condition.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174E25" w14:textId="77777777" w:rsidR="00882086" w:rsidRDefault="00000000">
            <w:pPr>
              <w:spacing w:before="20" w:after="20"/>
              <w:rPr>
                <w:sz w:val="19"/>
                <w:szCs w:val="19"/>
              </w:rPr>
            </w:pPr>
            <w:r>
              <w:rPr>
                <w:sz w:val="19"/>
                <w:szCs w:val="19"/>
              </w:rPr>
              <w:t>Presence</w:t>
            </w:r>
          </w:p>
        </w:tc>
      </w:tr>
    </w:tbl>
    <w:p w14:paraId="0A84E5EF" w14:textId="77777777" w:rsidR="00882086" w:rsidRDefault="00882086"/>
    <w:p w14:paraId="2775B86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Bravo</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3313BBCC"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2F05B7"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FB400B"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9D4C036" w14:textId="77777777" w:rsidR="00882086" w:rsidRDefault="00000000">
            <w:pPr>
              <w:spacing w:before="20" w:after="20"/>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1DEA5C6"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58A3B59" w14:textId="77777777" w:rsidR="00882086" w:rsidRDefault="00000000">
            <w:pPr>
              <w:spacing w:before="20" w:after="20"/>
              <w:rPr>
                <w:b/>
                <w:bCs/>
                <w:color w:val="FFFFFF"/>
                <w:sz w:val="19"/>
                <w:szCs w:val="19"/>
              </w:rPr>
            </w:pPr>
            <w:r>
              <w:rPr>
                <w:b/>
                <w:bCs/>
                <w:color w:val="FFFFFF"/>
                <w:sz w:val="19"/>
                <w:szCs w:val="19"/>
              </w:rPr>
              <w:t>Key Attribute</w:t>
            </w:r>
          </w:p>
        </w:tc>
      </w:tr>
      <w:tr w:rsidR="00882086" w14:paraId="6C0A4D17"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185242" w14:textId="77777777" w:rsidR="00882086" w:rsidRDefault="00000000">
            <w:pPr>
              <w:spacing w:before="20" w:after="20"/>
            </w:pPr>
            <w:r>
              <w:rPr>
                <w:b/>
                <w:bCs/>
                <w:sz w:val="19"/>
                <w:szCs w:val="19"/>
              </w:rPr>
              <w:t>Panache</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187CF4"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7E615A" w14:textId="77777777" w:rsidR="00882086" w:rsidRDefault="00000000">
            <w:pPr>
              <w:spacing w:before="20" w:after="20"/>
            </w:pPr>
            <w: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6982D4" w14:textId="77777777" w:rsidR="00882086" w:rsidRDefault="00000000">
            <w:pPr>
              <w:spacing w:before="20" w:after="20"/>
              <w:rPr>
                <w:sz w:val="19"/>
                <w:szCs w:val="19"/>
              </w:rPr>
            </w:pPr>
            <w:r>
              <w:rPr>
                <w:sz w:val="19"/>
                <w:szCs w:val="19"/>
              </w:rPr>
              <w:t>You become Trained in Acrobatics.</w:t>
            </w:r>
          </w:p>
          <w:p w14:paraId="66CCBD47" w14:textId="77777777" w:rsidR="00882086" w:rsidRDefault="00882086">
            <w:pPr>
              <w:spacing w:before="20" w:after="20"/>
              <w:rPr>
                <w:sz w:val="19"/>
                <w:szCs w:val="19"/>
              </w:rPr>
            </w:pPr>
          </w:p>
          <w:p w14:paraId="57864AD2" w14:textId="77777777" w:rsidR="00882086" w:rsidRDefault="00000000">
            <w:pPr>
              <w:spacing w:before="20" w:after="20"/>
              <w:rPr>
                <w:sz w:val="19"/>
                <w:szCs w:val="19"/>
              </w:rPr>
            </w:pPr>
            <w:r>
              <w:rPr>
                <w:sz w:val="19"/>
                <w:szCs w:val="19"/>
              </w:rPr>
              <w:t>You gain Panache whenever you critically succeed on a Strike, or when you successfully Feint or Demoralize.</w:t>
            </w:r>
          </w:p>
          <w:p w14:paraId="55F1480F" w14:textId="77777777" w:rsidR="00882086" w:rsidRDefault="00882086">
            <w:pPr>
              <w:spacing w:before="20" w:after="20"/>
              <w:rPr>
                <w:sz w:val="19"/>
                <w:szCs w:val="19"/>
              </w:rPr>
            </w:pPr>
          </w:p>
          <w:p w14:paraId="24664543" w14:textId="77777777" w:rsidR="00882086" w:rsidRDefault="00000000">
            <w:pPr>
              <w:spacing w:before="20" w:after="20"/>
              <w:rPr>
                <w:sz w:val="19"/>
                <w:szCs w:val="19"/>
              </w:rPr>
            </w:pPr>
            <w:r>
              <w:rPr>
                <w:sz w:val="19"/>
                <w:szCs w:val="19"/>
              </w:rPr>
              <w:t>You can hold one Panache at a time and you keep it until you spend it or the encounter ends (whichever happens first).</w:t>
            </w:r>
          </w:p>
          <w:p w14:paraId="027BDEB4" w14:textId="77777777" w:rsidR="00882086" w:rsidRDefault="00882086">
            <w:pPr>
              <w:spacing w:before="20" w:after="20"/>
              <w:rPr>
                <w:sz w:val="19"/>
                <w:szCs w:val="19"/>
              </w:rPr>
            </w:pPr>
          </w:p>
          <w:p w14:paraId="651B5E2E" w14:textId="77777777" w:rsidR="00882086" w:rsidRDefault="00000000">
            <w:pPr>
              <w:spacing w:before="20" w:after="20"/>
              <w:rPr>
                <w:sz w:val="19"/>
                <w:szCs w:val="19"/>
              </w:rPr>
            </w:pPr>
            <w:r>
              <w:rPr>
                <w:sz w:val="19"/>
                <w:szCs w:val="19"/>
              </w:rPr>
              <w:t>While you have Panache you gain a +1 Situation bonus to Evade and a +1-foot Situation bonus to your Speeds. At Expert rank, Speed bonus increases to 2 feet. At Master rank, your Evade bonus increases to +2. At Legendary rank, your Speed bonus increases to 3 feet.</w:t>
            </w:r>
          </w:p>
          <w:p w14:paraId="65F8ECCB" w14:textId="77777777" w:rsidR="00882086" w:rsidRDefault="00882086">
            <w:pPr>
              <w:spacing w:before="20" w:after="20"/>
              <w:rPr>
                <w:sz w:val="19"/>
                <w:szCs w:val="19"/>
              </w:rPr>
            </w:pPr>
          </w:p>
          <w:p w14:paraId="19A10FAD" w14:textId="77777777" w:rsidR="00882086" w:rsidRDefault="00000000">
            <w:pPr>
              <w:spacing w:before="20" w:after="20"/>
              <w:rPr>
                <w:sz w:val="19"/>
                <w:szCs w:val="19"/>
              </w:rPr>
            </w:pPr>
            <w:r>
              <w:rPr>
                <w:sz w:val="19"/>
                <w:szCs w:val="19"/>
              </w:rPr>
              <w:t>Every talent here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2E310DA" w14:textId="77777777" w:rsidR="00882086" w:rsidRDefault="00000000">
            <w:pPr>
              <w:spacing w:before="20" w:after="20"/>
              <w:rPr>
                <w:sz w:val="19"/>
                <w:szCs w:val="19"/>
              </w:rPr>
            </w:pPr>
            <w:r>
              <w:rPr>
                <w:sz w:val="19"/>
                <w:szCs w:val="19"/>
              </w:rPr>
              <w:t>Presence</w:t>
            </w:r>
          </w:p>
        </w:tc>
      </w:tr>
      <w:tr w:rsidR="00882086" w14:paraId="6691564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3C59A6" w14:textId="77777777" w:rsidR="00882086" w:rsidRDefault="00000000">
            <w:pPr>
              <w:spacing w:before="20" w:after="20"/>
            </w:pPr>
            <w:r>
              <w:rPr>
                <w:b/>
                <w:bCs/>
                <w:sz w:val="19"/>
                <w:szCs w:val="19"/>
              </w:rPr>
              <w:t xml:space="preserve">Finisher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481D88"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A1B749" w14:textId="77777777" w:rsidR="00882086" w:rsidRDefault="00000000">
            <w:pPr>
              <w:spacing w:before="20" w:after="20"/>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012CEF" w14:textId="77777777" w:rsidR="00882086" w:rsidRDefault="00000000">
            <w:pPr>
              <w:spacing w:before="20" w:after="20"/>
              <w:rPr>
                <w:sz w:val="19"/>
                <w:szCs w:val="19"/>
              </w:rPr>
            </w:pPr>
            <w:r>
              <w:rPr>
                <w:sz w:val="19"/>
                <w:szCs w:val="19"/>
              </w:rPr>
              <w:t>Spend your Panache and Strike, with the following effects:</w:t>
            </w:r>
          </w:p>
          <w:p w14:paraId="14259642" w14:textId="77777777" w:rsidR="00882086" w:rsidRDefault="00882086">
            <w:pPr>
              <w:spacing w:before="20" w:after="20"/>
              <w:rPr>
                <w:sz w:val="19"/>
                <w:szCs w:val="19"/>
              </w:rPr>
            </w:pPr>
          </w:p>
          <w:p w14:paraId="010215C2" w14:textId="77777777" w:rsidR="00882086" w:rsidRDefault="00000000">
            <w:pPr>
              <w:spacing w:before="20" w:after="20"/>
              <w:rPr>
                <w:sz w:val="19"/>
                <w:szCs w:val="19"/>
              </w:rPr>
            </w:pPr>
            <w:r>
              <w:rPr>
                <w:b/>
                <w:bCs/>
                <w:sz w:val="19"/>
                <w:szCs w:val="19"/>
              </w:rPr>
              <w:t>Hit</w:t>
            </w:r>
            <w:r>
              <w:rPr>
                <w:sz w:val="19"/>
                <w:szCs w:val="19"/>
              </w:rPr>
              <w:t xml:space="preserve"> add 2d6 precision damage.</w:t>
            </w:r>
          </w:p>
          <w:p w14:paraId="4809544C" w14:textId="77777777" w:rsidR="00882086" w:rsidRDefault="00000000">
            <w:pPr>
              <w:spacing w:before="20" w:after="20"/>
              <w:rPr>
                <w:sz w:val="19"/>
                <w:szCs w:val="19"/>
              </w:rPr>
            </w:pPr>
            <w:r>
              <w:rPr>
                <w:b/>
                <w:bCs/>
                <w:sz w:val="19"/>
                <w:szCs w:val="19"/>
              </w:rPr>
              <w:t>Graze</w:t>
            </w:r>
            <w:r>
              <w:rPr>
                <w:sz w:val="19"/>
                <w:szCs w:val="19"/>
              </w:rPr>
              <w:t xml:space="preserve"> add 1d6 precision damage.</w:t>
            </w:r>
          </w:p>
          <w:p w14:paraId="28F3B084" w14:textId="77777777" w:rsidR="00882086" w:rsidRDefault="00882086">
            <w:pPr>
              <w:spacing w:before="20" w:after="20"/>
              <w:rPr>
                <w:sz w:val="19"/>
                <w:szCs w:val="19"/>
              </w:rPr>
            </w:pPr>
          </w:p>
          <w:p w14:paraId="27C79325" w14:textId="77777777" w:rsidR="00882086" w:rsidRDefault="00000000">
            <w:pPr>
              <w:spacing w:before="20" w:after="20"/>
              <w:rPr>
                <w:sz w:val="19"/>
                <w:szCs w:val="19"/>
              </w:rPr>
            </w:pPr>
            <w:r>
              <w:rPr>
                <w:sz w:val="19"/>
                <w:szCs w:val="19"/>
              </w:rPr>
              <w:t>You lose the Panache either way.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E64A817" w14:textId="77777777" w:rsidR="00882086" w:rsidRDefault="00000000">
            <w:pPr>
              <w:spacing w:before="20" w:after="20"/>
              <w:rPr>
                <w:sz w:val="19"/>
                <w:szCs w:val="19"/>
              </w:rPr>
            </w:pPr>
            <w:r>
              <w:rPr>
                <w:sz w:val="19"/>
                <w:szCs w:val="19"/>
              </w:rPr>
              <w:t>Presence</w:t>
            </w:r>
          </w:p>
        </w:tc>
      </w:tr>
      <w:tr w:rsidR="00882086" w14:paraId="742F44B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A85036" w14:textId="77777777" w:rsidR="00882086" w:rsidRDefault="00000000">
            <w:pPr>
              <w:spacing w:before="20" w:after="20"/>
              <w:rPr>
                <w:b/>
                <w:bCs/>
                <w:sz w:val="19"/>
                <w:szCs w:val="19"/>
              </w:rPr>
            </w:pPr>
            <w:r>
              <w:rPr>
                <w:sz w:val="19"/>
                <w:szCs w:val="19"/>
              </w:rPr>
              <w:t xml:space="preserve">Opportune Parry </w:t>
            </w:r>
            <w:r>
              <w:rPr>
                <w:rFonts w:ascii="Segoe UI Symbol" w:hAnsi="Segoe UI Symbol" w:cs="Segoe UI Symbol"/>
                <w:sz w:val="19"/>
                <w:szCs w:val="19"/>
              </w:rPr>
              <w:t>⓿</w:t>
            </w:r>
            <w:r>
              <w:rPr>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1A2713"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A59B653"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B497B8" w14:textId="77777777" w:rsidR="00882086" w:rsidRDefault="00000000">
            <w:pPr>
              <w:spacing w:before="20" w:after="20"/>
              <w:rPr>
                <w:sz w:val="19"/>
                <w:szCs w:val="19"/>
              </w:rPr>
            </w:pPr>
            <w:r>
              <w:rPr>
                <w:b/>
                <w:bCs/>
                <w:sz w:val="19"/>
                <w:szCs w:val="19"/>
              </w:rPr>
              <w:t>Trigger</w:t>
            </w:r>
            <w:r>
              <w:rPr>
                <w:sz w:val="19"/>
                <w:szCs w:val="19"/>
              </w:rPr>
              <w:t xml:space="preserve"> A creature’s Strike against you is Stopped (a Graze or a Miss) while you have Panache.</w:t>
            </w:r>
          </w:p>
          <w:p w14:paraId="512D5A90" w14:textId="77777777" w:rsidR="00882086" w:rsidRDefault="00000000">
            <w:pPr>
              <w:spacing w:before="20" w:after="20"/>
              <w:rPr>
                <w:sz w:val="19"/>
                <w:szCs w:val="19"/>
              </w:rPr>
            </w:pPr>
            <w:r>
              <w:rPr>
                <w:b/>
                <w:bCs/>
                <w:sz w:val="19"/>
                <w:szCs w:val="19"/>
              </w:rPr>
              <w:t>Effect</w:t>
            </w:r>
            <w:r>
              <w:rPr>
                <w:sz w:val="19"/>
                <w:szCs w:val="19"/>
              </w:rPr>
              <w:t xml:space="preserve"> You take Control of the attacking weapon as though you had Parried, without spending an action.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3F835A8" w14:textId="77777777" w:rsidR="00882086" w:rsidRDefault="00000000">
            <w:pPr>
              <w:spacing w:before="20" w:after="20"/>
              <w:rPr>
                <w:sz w:val="19"/>
                <w:szCs w:val="19"/>
              </w:rPr>
            </w:pPr>
            <w:r>
              <w:rPr>
                <w:sz w:val="19"/>
                <w:szCs w:val="19"/>
              </w:rPr>
              <w:t>Presence</w:t>
            </w:r>
          </w:p>
        </w:tc>
      </w:tr>
      <w:tr w:rsidR="00882086" w14:paraId="4849B689"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6C4D1D" w14:textId="77777777" w:rsidR="00882086" w:rsidRDefault="00000000">
            <w:pPr>
              <w:spacing w:before="20" w:after="20"/>
              <w:rPr>
                <w:b/>
                <w:bCs/>
                <w:sz w:val="19"/>
                <w:szCs w:val="19"/>
              </w:rPr>
            </w:pPr>
            <w:r>
              <w:rPr>
                <w:b/>
                <w:bCs/>
                <w:sz w:val="19"/>
                <w:szCs w:val="19"/>
              </w:rPr>
              <w:t>Nimble Recovery</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9D73E8E"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187B271"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DD55F42" w14:textId="77777777" w:rsidR="00882086" w:rsidRDefault="00000000">
            <w:pPr>
              <w:spacing w:before="20" w:after="20"/>
              <w:rPr>
                <w:sz w:val="19"/>
                <w:szCs w:val="19"/>
              </w:rPr>
            </w:pPr>
            <w:r>
              <w:rPr>
                <w:sz w:val="19"/>
                <w:szCs w:val="19"/>
              </w:rPr>
              <w:t>While you have Panache, you may Recenter ⓿ once per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B44862" w14:textId="77777777" w:rsidR="00882086" w:rsidRDefault="00000000">
            <w:pPr>
              <w:spacing w:before="20" w:after="20"/>
              <w:rPr>
                <w:sz w:val="19"/>
                <w:szCs w:val="19"/>
              </w:rPr>
            </w:pPr>
            <w:r>
              <w:rPr>
                <w:sz w:val="19"/>
                <w:szCs w:val="19"/>
              </w:rPr>
              <w:t>Presence</w:t>
            </w:r>
          </w:p>
        </w:tc>
      </w:tr>
      <w:tr w:rsidR="00882086" w14:paraId="086936C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EEC84EE" w14:textId="77777777" w:rsidR="00882086" w:rsidRDefault="00000000">
            <w:pPr>
              <w:spacing w:before="20" w:after="20"/>
              <w:rPr>
                <w:b/>
                <w:bCs/>
                <w:sz w:val="19"/>
                <w:szCs w:val="19"/>
              </w:rPr>
            </w:pPr>
            <w:r>
              <w:rPr>
                <w:b/>
                <w:bCs/>
                <w:sz w:val="19"/>
                <w:szCs w:val="19"/>
              </w:rPr>
              <w:t>Bravo's Entrance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B46C29"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EA64898"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3BD80C" w14:textId="77777777" w:rsidR="00882086" w:rsidRDefault="00000000">
            <w:pPr>
              <w:spacing w:before="20" w:after="20"/>
              <w:rPr>
                <w:sz w:val="19"/>
                <w:szCs w:val="19"/>
              </w:rPr>
            </w:pPr>
            <w:r>
              <w:rPr>
                <w:sz w:val="19"/>
                <w:szCs w:val="19"/>
              </w:rPr>
              <w:t>You begin every encounter with Panache if you are not surprised.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DBFC41" w14:textId="77777777" w:rsidR="00882086" w:rsidRDefault="00000000">
            <w:pPr>
              <w:spacing w:before="20" w:after="20"/>
              <w:rPr>
                <w:sz w:val="19"/>
                <w:szCs w:val="19"/>
              </w:rPr>
            </w:pPr>
            <w:r>
              <w:rPr>
                <w:sz w:val="19"/>
                <w:szCs w:val="19"/>
              </w:rPr>
              <w:t>Presence</w:t>
            </w:r>
          </w:p>
        </w:tc>
      </w:tr>
      <w:tr w:rsidR="00882086" w14:paraId="26173524"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7678985" w14:textId="77777777" w:rsidR="00882086" w:rsidRDefault="00000000">
            <w:pPr>
              <w:spacing w:before="20" w:after="20"/>
              <w:rPr>
                <w:b/>
                <w:bCs/>
                <w:sz w:val="19"/>
                <w:szCs w:val="19"/>
              </w:rPr>
            </w:pPr>
            <w:r>
              <w:rPr>
                <w:b/>
                <w:bCs/>
                <w:sz w:val="19"/>
                <w:szCs w:val="19"/>
              </w:rPr>
              <w:lastRenderedPageBreak/>
              <w:t>Elegant Buckler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A139E9D"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0DB8CB13"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5349CF" w14:textId="77777777" w:rsidR="00882086" w:rsidRDefault="00000000">
            <w:pPr>
              <w:spacing w:before="20" w:after="20"/>
              <w:rPr>
                <w:sz w:val="19"/>
                <w:szCs w:val="19"/>
              </w:rPr>
            </w:pPr>
            <w:r>
              <w:rPr>
                <w:sz w:val="19"/>
                <w:szCs w:val="19"/>
              </w:rPr>
              <w:t xml:space="preserve">When you Raise a Shield </w:t>
            </w:r>
            <w:r>
              <w:rPr>
                <w:rFonts w:ascii="Segoe UI Symbol" w:hAnsi="Segoe UI Symbol" w:cs="Segoe UI Symbol"/>
                <w:sz w:val="19"/>
                <w:szCs w:val="19"/>
              </w:rPr>
              <w:t>❶</w:t>
            </w:r>
            <w:r>
              <w:rPr>
                <w:sz w:val="19"/>
                <w:szCs w:val="19"/>
              </w:rPr>
              <w:t xml:space="preserve"> to gain a Situation bonus to </w:t>
            </w:r>
            <w:r>
              <w:rPr>
                <w:i/>
                <w:iCs/>
                <w:sz w:val="19"/>
                <w:szCs w:val="19"/>
              </w:rPr>
              <w:t>Guard</w:t>
            </w:r>
            <w:r>
              <w:rPr>
                <w:sz w:val="19"/>
                <w:szCs w:val="19"/>
              </w:rPr>
              <w:t xml:space="preserve"> from a buckler, increase the bonus from +1 to +2.</w:t>
            </w:r>
          </w:p>
          <w:p w14:paraId="67433CA0" w14:textId="77777777" w:rsidR="00882086" w:rsidRDefault="00882086">
            <w:pPr>
              <w:spacing w:before="20" w:after="20"/>
              <w:rPr>
                <w:sz w:val="19"/>
                <w:szCs w:val="19"/>
              </w:rPr>
            </w:pPr>
          </w:p>
          <w:p w14:paraId="1979A955" w14:textId="77777777" w:rsidR="00882086" w:rsidRDefault="00000000">
            <w:pPr>
              <w:spacing w:before="20" w:after="20"/>
              <w:rPr>
                <w:sz w:val="19"/>
                <w:szCs w:val="19"/>
              </w:rPr>
            </w:pPr>
            <w:r>
              <w:rPr>
                <w:sz w:val="19"/>
                <w:szCs w:val="19"/>
              </w:rPr>
              <w:t>While you have a buckler raised, if a creature critically misses you with a Strike, you gain panache.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B61E83C" w14:textId="77777777" w:rsidR="00882086" w:rsidRDefault="00000000">
            <w:pPr>
              <w:spacing w:before="20" w:after="20"/>
              <w:rPr>
                <w:sz w:val="19"/>
                <w:szCs w:val="19"/>
              </w:rPr>
            </w:pPr>
            <w:r>
              <w:rPr>
                <w:sz w:val="19"/>
                <w:szCs w:val="19"/>
              </w:rPr>
              <w:t>Presence</w:t>
            </w:r>
          </w:p>
        </w:tc>
      </w:tr>
      <w:tr w:rsidR="00882086" w14:paraId="08372BC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5E7CEB" w14:textId="77777777" w:rsidR="00882086" w:rsidRDefault="00000000">
            <w:pPr>
              <w:spacing w:before="20" w:after="20"/>
              <w:rPr>
                <w:b/>
                <w:bCs/>
                <w:sz w:val="19"/>
                <w:szCs w:val="19"/>
              </w:rPr>
            </w:pPr>
            <w:r>
              <w:rPr>
                <w:b/>
                <w:bCs/>
                <w:sz w:val="19"/>
                <w:szCs w:val="19"/>
              </w:rPr>
              <w:t xml:space="preserve">Extravagant Parry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EB3137"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BCBEFC2"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B9CB15" w14:textId="77777777" w:rsidR="00882086" w:rsidRDefault="00000000">
            <w:pPr>
              <w:spacing w:before="20" w:after="20"/>
              <w:rPr>
                <w:sz w:val="19"/>
                <w:szCs w:val="19"/>
              </w:rPr>
            </w:pPr>
            <w:r>
              <w:rPr>
                <w:b/>
                <w:bCs/>
                <w:sz w:val="19"/>
                <w:szCs w:val="19"/>
              </w:rPr>
              <w:t>Requirements</w:t>
            </w:r>
            <w:r>
              <w:rPr>
                <w:sz w:val="19"/>
                <w:szCs w:val="19"/>
              </w:rPr>
              <w:t xml:space="preserve"> You’re wielding one or more one-handed weapons</w:t>
            </w:r>
          </w:p>
          <w:p w14:paraId="37B0A3CB" w14:textId="77777777" w:rsidR="00882086" w:rsidRDefault="00882086">
            <w:pPr>
              <w:spacing w:before="20" w:after="20"/>
              <w:rPr>
                <w:sz w:val="19"/>
                <w:szCs w:val="19"/>
              </w:rPr>
            </w:pPr>
          </w:p>
          <w:p w14:paraId="0E88814F" w14:textId="77777777" w:rsidR="00882086" w:rsidRDefault="00000000">
            <w:pPr>
              <w:spacing w:before="20" w:after="20"/>
              <w:rPr>
                <w:sz w:val="19"/>
                <w:szCs w:val="19"/>
              </w:rPr>
            </w:pPr>
            <w:r>
              <w:rPr>
                <w:sz w:val="19"/>
                <w:szCs w:val="19"/>
              </w:rPr>
              <w:t xml:space="preserve">You gain a +1 Situation bonus to </w:t>
            </w:r>
            <w:r>
              <w:rPr>
                <w:i/>
                <w:iCs/>
                <w:sz w:val="19"/>
                <w:szCs w:val="19"/>
              </w:rPr>
              <w:t>Guard</w:t>
            </w:r>
            <w:r>
              <w:rPr>
                <w:sz w:val="19"/>
                <w:szCs w:val="19"/>
              </w:rPr>
              <w:t xml:space="preserve"> until your next Opportunity, or a +2 Situation bonus if you have a free hand or are wielding a weapon with the parry trait. You lose this Situation bonus if you no longer meet this feat's requirement. If a creature misses you with a Strike while you have this bonus, you gain panache.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5D57005" w14:textId="77777777" w:rsidR="00882086" w:rsidRDefault="00000000">
            <w:pPr>
              <w:spacing w:before="20" w:after="20"/>
              <w:rPr>
                <w:sz w:val="19"/>
                <w:szCs w:val="19"/>
              </w:rPr>
            </w:pPr>
            <w:r>
              <w:rPr>
                <w:sz w:val="19"/>
                <w:szCs w:val="19"/>
              </w:rPr>
              <w:t>Presence</w:t>
            </w:r>
          </w:p>
        </w:tc>
      </w:tr>
    </w:tbl>
    <w:p w14:paraId="4796974E" w14:textId="77777777" w:rsidR="00882086" w:rsidRDefault="00882086"/>
    <w:p w14:paraId="77375F6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Weaponmaster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403764FD"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53EAFB" w14:textId="77777777" w:rsidR="00882086" w:rsidRDefault="00000000">
            <w:pPr>
              <w:spacing w:before="20" w:after="20"/>
              <w:rPr>
                <w:sz w:val="19"/>
                <w:szCs w:val="19"/>
              </w:rPr>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86A5CB4" w14:textId="77777777" w:rsidR="00882086" w:rsidRDefault="00000000">
            <w:pPr>
              <w:spacing w:before="20" w:after="20"/>
              <w:rPr>
                <w:sz w:val="19"/>
                <w:szCs w:val="19"/>
              </w:rPr>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731DBC" w14:textId="77777777" w:rsidR="00882086" w:rsidRDefault="00000000">
            <w:pPr>
              <w:spacing w:before="20" w:after="20"/>
              <w:rPr>
                <w:sz w:val="19"/>
                <w:szCs w:val="19"/>
              </w:rPr>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48A5EB" w14:textId="77777777" w:rsidR="00882086" w:rsidRDefault="00000000">
            <w:pPr>
              <w:spacing w:before="20" w:after="20"/>
              <w:rPr>
                <w:sz w:val="19"/>
                <w:szCs w:val="19"/>
              </w:rPr>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811DC25" w14:textId="77777777" w:rsidR="00882086" w:rsidRDefault="00000000">
            <w:pPr>
              <w:spacing w:before="20" w:after="20"/>
              <w:rPr>
                <w:b/>
                <w:bCs/>
                <w:color w:val="FFFFFF"/>
                <w:sz w:val="19"/>
                <w:szCs w:val="19"/>
              </w:rPr>
            </w:pPr>
            <w:r>
              <w:rPr>
                <w:b/>
                <w:bCs/>
                <w:color w:val="FFFFFF"/>
                <w:sz w:val="19"/>
                <w:szCs w:val="19"/>
              </w:rPr>
              <w:t>Key Attribute</w:t>
            </w:r>
          </w:p>
        </w:tc>
      </w:tr>
      <w:tr w:rsidR="00882086" w14:paraId="50F3783D"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2A06D1" w14:textId="77777777" w:rsidR="00882086" w:rsidRDefault="00000000">
            <w:pPr>
              <w:spacing w:before="20" w:after="20"/>
              <w:rPr>
                <w:sz w:val="19"/>
                <w:szCs w:val="19"/>
              </w:rPr>
            </w:pPr>
            <w:r>
              <w:rPr>
                <w:b/>
                <w:bCs/>
                <w:sz w:val="19"/>
                <w:szCs w:val="19"/>
              </w:rPr>
              <w:t>Drilled</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544FA6"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807756" w14:textId="77777777" w:rsidR="00882086" w:rsidRDefault="00000000">
            <w:pPr>
              <w:spacing w:before="20" w:after="20"/>
              <w:rPr>
                <w:sz w:val="19"/>
                <w:szCs w:val="19"/>
              </w:rPr>
            </w:pPr>
            <w:r>
              <w:rPr>
                <w:sz w:val="19"/>
                <w:szCs w:val="19"/>
              </w:rP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6EE49A" w14:textId="77777777" w:rsidR="00882086" w:rsidRDefault="00000000">
            <w:pPr>
              <w:spacing w:before="20" w:after="20"/>
              <w:rPr>
                <w:sz w:val="19"/>
                <w:szCs w:val="19"/>
              </w:rPr>
            </w:pPr>
            <w:r>
              <w:rPr>
                <w:sz w:val="19"/>
                <w:szCs w:val="19"/>
              </w:rPr>
              <w:t>You become Trained in Athletics.</w:t>
            </w:r>
          </w:p>
          <w:p w14:paraId="5844B0ED" w14:textId="77777777" w:rsidR="00882086" w:rsidRDefault="00882086">
            <w:pPr>
              <w:spacing w:before="20" w:after="20"/>
              <w:rPr>
                <w:sz w:val="19"/>
                <w:szCs w:val="19"/>
              </w:rPr>
            </w:pPr>
          </w:p>
          <w:p w14:paraId="5E444ACA" w14:textId="77777777" w:rsidR="00882086" w:rsidRDefault="00000000">
            <w:pPr>
              <w:spacing w:before="20" w:after="20"/>
              <w:rPr>
                <w:sz w:val="19"/>
                <w:szCs w:val="19"/>
              </w:rPr>
            </w:pPr>
            <w:r>
              <w:rPr>
                <w:sz w:val="19"/>
                <w:szCs w:val="19"/>
              </w:rPr>
              <w:t xml:space="preserve">You gain the </w:t>
            </w:r>
            <w:r>
              <w:rPr>
                <w:i/>
                <w:iCs/>
                <w:sz w:val="19"/>
                <w:szCs w:val="19"/>
              </w:rPr>
              <w:t>Weapon</w:t>
            </w:r>
            <w:r>
              <w:rPr>
                <w:sz w:val="19"/>
                <w:szCs w:val="19"/>
              </w:rPr>
              <w:t xml:space="preserve"> </w:t>
            </w:r>
            <w:r>
              <w:rPr>
                <w:i/>
                <w:iCs/>
                <w:sz w:val="19"/>
                <w:szCs w:val="19"/>
              </w:rPr>
              <w:t>Familiarity</w:t>
            </w:r>
            <w:r>
              <w:rPr>
                <w:sz w:val="19"/>
                <w:szCs w:val="19"/>
              </w:rPr>
              <w:t xml:space="preserve"> Talent for free.</w:t>
            </w:r>
          </w:p>
          <w:p w14:paraId="7CF6074A" w14:textId="77777777" w:rsidR="00882086" w:rsidRDefault="00882086">
            <w:pPr>
              <w:spacing w:before="20" w:after="20"/>
              <w:rPr>
                <w:sz w:val="19"/>
                <w:szCs w:val="19"/>
              </w:rPr>
            </w:pPr>
          </w:p>
          <w:p w14:paraId="05828EE8" w14:textId="77777777" w:rsidR="00882086" w:rsidRDefault="00000000">
            <w:pPr>
              <w:spacing w:before="20" w:after="20"/>
              <w:rPr>
                <w:sz w:val="19"/>
                <w:szCs w:val="19"/>
              </w:rPr>
            </w:pPr>
            <w:r>
              <w:rPr>
                <w:sz w:val="19"/>
                <w:szCs w:val="19"/>
              </w:rPr>
              <w:t xml:space="preserve">Choose one Weapon Group in which you are Familiar. When making attacks with weapons of that Group, treat your </w:t>
            </w:r>
            <w:r>
              <w:rPr>
                <w:b/>
                <w:bCs/>
                <w:i/>
                <w:iCs/>
                <w:sz w:val="19"/>
                <w:szCs w:val="19"/>
              </w:rPr>
              <w:t>Weapons</w:t>
            </w:r>
            <w:r>
              <w:rPr>
                <w:b/>
                <w:bCs/>
                <w:sz w:val="19"/>
                <w:szCs w:val="19"/>
              </w:rPr>
              <w:t xml:space="preserve"> Proficiency Bonus as 2 higher</w:t>
            </w:r>
            <w:r>
              <w:rPr>
                <w:sz w:val="19"/>
                <w:szCs w:val="19"/>
              </w:rPr>
              <w:t>. This does not actually increase your Proficiency Rank and does not satisfy Expert, Master, or Legendary prerequisites.</w:t>
            </w:r>
          </w:p>
          <w:p w14:paraId="7CB118D8" w14:textId="77777777" w:rsidR="00882086" w:rsidRDefault="00882086">
            <w:pPr>
              <w:spacing w:before="20" w:after="20"/>
              <w:rPr>
                <w:sz w:val="19"/>
                <w:szCs w:val="19"/>
              </w:rPr>
            </w:pPr>
          </w:p>
          <w:p w14:paraId="31130A02" w14:textId="77777777" w:rsidR="00882086" w:rsidRDefault="00000000">
            <w:pPr>
              <w:spacing w:before="20" w:after="20"/>
              <w:rPr>
                <w:sz w:val="19"/>
                <w:szCs w:val="19"/>
              </w:rPr>
            </w:pPr>
            <w:r>
              <w:rPr>
                <w:sz w:val="19"/>
                <w:szCs w:val="19"/>
              </w:rPr>
              <w:t xml:space="preserve">You may take the </w:t>
            </w:r>
            <w:r>
              <w:rPr>
                <w:i/>
                <w:iCs/>
                <w:sz w:val="19"/>
                <w:szCs w:val="19"/>
              </w:rPr>
              <w:t xml:space="preserve">Reactive Strike </w:t>
            </w:r>
            <w:r>
              <w:rPr>
                <w:sz w:val="19"/>
                <w:szCs w:val="19"/>
              </w:rPr>
              <w:t>Talent, even if you are not Expert in Melee. However, you may still only use Reactive Strike with weapons in which you are at least Expert Proficiency Rank.</w:t>
            </w:r>
          </w:p>
          <w:p w14:paraId="4273CC2A" w14:textId="77777777" w:rsidR="00882086" w:rsidRDefault="00882086">
            <w:pPr>
              <w:spacing w:before="20" w:after="20"/>
              <w:rPr>
                <w:sz w:val="19"/>
                <w:szCs w:val="19"/>
              </w:rPr>
            </w:pPr>
          </w:p>
          <w:p w14:paraId="6F6C2E23" w14:textId="77777777" w:rsidR="00882086" w:rsidRDefault="00000000">
            <w:pPr>
              <w:spacing w:before="20" w:after="20"/>
              <w:rPr>
                <w:sz w:val="19"/>
                <w:szCs w:val="19"/>
              </w:rPr>
            </w:pPr>
            <w:r>
              <w:rPr>
                <w:sz w:val="19"/>
                <w:szCs w:val="19"/>
              </w:rPr>
              <w:t>Every Talent in this Constellation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432EE7A" w14:textId="77777777" w:rsidR="00882086" w:rsidRDefault="00000000">
            <w:pPr>
              <w:spacing w:before="20" w:after="20"/>
              <w:rPr>
                <w:sz w:val="19"/>
                <w:szCs w:val="19"/>
              </w:rPr>
            </w:pPr>
            <w:r>
              <w:rPr>
                <w:sz w:val="19"/>
                <w:szCs w:val="19"/>
              </w:rPr>
              <w:t>Might</w:t>
            </w:r>
          </w:p>
        </w:tc>
      </w:tr>
      <w:tr w:rsidR="00882086" w14:paraId="6803727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58A5A9" w14:textId="77777777" w:rsidR="00882086" w:rsidRDefault="00000000">
            <w:pPr>
              <w:spacing w:before="20" w:after="20"/>
              <w:rPr>
                <w:b/>
                <w:bCs/>
                <w:sz w:val="19"/>
                <w:szCs w:val="19"/>
              </w:rPr>
            </w:pPr>
            <w:r>
              <w:rPr>
                <w:b/>
                <w:bCs/>
                <w:sz w:val="19"/>
                <w:szCs w:val="19"/>
              </w:rPr>
              <w:t>Hold the Line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D814A5"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9CC607"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65A3FB" w14:textId="77777777" w:rsidR="00882086" w:rsidRDefault="00000000">
            <w:pPr>
              <w:spacing w:before="20" w:after="20"/>
              <w:rPr>
                <w:sz w:val="19"/>
                <w:szCs w:val="19"/>
              </w:rPr>
            </w:pPr>
            <w:r>
              <w:rPr>
                <w:sz w:val="19"/>
                <w:szCs w:val="19"/>
              </w:rPr>
              <w:t>Your Intercept also triggers when a creature within your Reach uses any Motion Maneuver, whether or not it leaves your Reach.</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5098D2" w14:textId="77777777" w:rsidR="00882086" w:rsidRDefault="00000000">
            <w:pPr>
              <w:spacing w:before="20" w:after="20"/>
              <w:rPr>
                <w:sz w:val="19"/>
                <w:szCs w:val="19"/>
              </w:rPr>
            </w:pPr>
            <w:r>
              <w:rPr>
                <w:sz w:val="19"/>
                <w:szCs w:val="19"/>
              </w:rPr>
              <w:t>Might</w:t>
            </w:r>
          </w:p>
        </w:tc>
      </w:tr>
      <w:tr w:rsidR="00882086" w14:paraId="55F1048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4A8E86" w14:textId="77777777" w:rsidR="00882086" w:rsidRDefault="00000000">
            <w:pPr>
              <w:spacing w:before="20" w:after="20"/>
              <w:rPr>
                <w:b/>
                <w:bCs/>
                <w:sz w:val="19"/>
                <w:szCs w:val="19"/>
              </w:rPr>
            </w:pPr>
            <w:r>
              <w:rPr>
                <w:b/>
                <w:bCs/>
                <w:sz w:val="19"/>
                <w:szCs w:val="19"/>
              </w:rPr>
              <w:t>Punishing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4AA856"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528B62B"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E1820A" w14:textId="77777777" w:rsidR="00882086" w:rsidRDefault="00000000">
            <w:pPr>
              <w:spacing w:before="20" w:after="20"/>
              <w:rPr>
                <w:sz w:val="19"/>
                <w:szCs w:val="19"/>
              </w:rPr>
            </w:pPr>
            <w:r>
              <w:rPr>
                <w:sz w:val="19"/>
                <w:szCs w:val="19"/>
              </w:rPr>
              <w:t>Your Intercept disrupts the triggering Maneuver on a Hit, not only a Critical Hit, if the Zone struck was Exposed.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7467B32" w14:textId="77777777" w:rsidR="00882086" w:rsidRDefault="00000000">
            <w:pPr>
              <w:spacing w:before="20" w:after="20"/>
              <w:rPr>
                <w:sz w:val="19"/>
                <w:szCs w:val="19"/>
              </w:rPr>
            </w:pPr>
            <w:r>
              <w:rPr>
                <w:sz w:val="19"/>
                <w:szCs w:val="19"/>
              </w:rPr>
              <w:t>Might</w:t>
            </w:r>
          </w:p>
        </w:tc>
      </w:tr>
      <w:tr w:rsidR="00882086" w14:paraId="77E5C23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47A74E" w14:textId="77777777" w:rsidR="00882086" w:rsidRDefault="00000000">
            <w:pPr>
              <w:spacing w:before="20" w:after="20"/>
              <w:rPr>
                <w:b/>
                <w:bCs/>
                <w:sz w:val="19"/>
                <w:szCs w:val="19"/>
              </w:rPr>
            </w:pPr>
            <w:r>
              <w:rPr>
                <w:b/>
                <w:bCs/>
                <w:sz w:val="19"/>
                <w:szCs w:val="19"/>
              </w:rPr>
              <w:t>Second Nature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EA2344"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657CFEE"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D0AA56" w14:textId="77777777" w:rsidR="00882086" w:rsidRDefault="00000000">
            <w:pPr>
              <w:spacing w:before="20" w:after="20"/>
              <w:rPr>
                <w:sz w:val="19"/>
                <w:szCs w:val="19"/>
              </w:rPr>
            </w:pPr>
            <w:r>
              <w:rPr>
                <w:sz w:val="19"/>
                <w:szCs w:val="19"/>
              </w:rPr>
              <w:t>Your weapon specialization damage arrives one rank early with your Drilled group: +2 while Trained, +3 at Expert, +4 at Master, +5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D238D05" w14:textId="77777777" w:rsidR="00882086" w:rsidRDefault="00000000">
            <w:pPr>
              <w:spacing w:before="20" w:after="20"/>
              <w:rPr>
                <w:sz w:val="19"/>
                <w:szCs w:val="19"/>
              </w:rPr>
            </w:pPr>
            <w:r>
              <w:rPr>
                <w:sz w:val="19"/>
                <w:szCs w:val="19"/>
              </w:rPr>
              <w:t>Might</w:t>
            </w:r>
          </w:p>
        </w:tc>
      </w:tr>
      <w:tr w:rsidR="00882086" w14:paraId="29959032"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59C507" w14:textId="77777777" w:rsidR="00882086" w:rsidRDefault="00000000">
            <w:pPr>
              <w:spacing w:before="20" w:after="20"/>
              <w:rPr>
                <w:b/>
                <w:bCs/>
                <w:sz w:val="19"/>
                <w:szCs w:val="19"/>
              </w:rPr>
            </w:pPr>
            <w:r>
              <w:rPr>
                <w:b/>
                <w:bCs/>
                <w:sz w:val="19"/>
                <w:szCs w:val="19"/>
              </w:rPr>
              <w:t>Hold Fast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E864CD"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86FDC58"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650DF0" w14:textId="77777777" w:rsidR="00882086" w:rsidRDefault="00000000">
            <w:pPr>
              <w:spacing w:before="20" w:after="20"/>
              <w:rPr>
                <w:sz w:val="19"/>
                <w:szCs w:val="19"/>
              </w:rPr>
            </w:pPr>
            <w:r>
              <w:rPr>
                <w:sz w:val="19"/>
                <w:szCs w:val="19"/>
              </w:rPr>
              <w:t>When one of your Strikes is Stopped and would Expose you, you may take 1 Vigor damage per level and Expose nothing instead.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D46E3B" w14:textId="77777777" w:rsidR="00882086" w:rsidRDefault="00000000">
            <w:pPr>
              <w:spacing w:before="20" w:after="20"/>
              <w:rPr>
                <w:sz w:val="19"/>
                <w:szCs w:val="19"/>
              </w:rPr>
            </w:pPr>
            <w:r>
              <w:rPr>
                <w:sz w:val="19"/>
                <w:szCs w:val="19"/>
              </w:rPr>
              <w:t>Might</w:t>
            </w:r>
          </w:p>
        </w:tc>
      </w:tr>
    </w:tbl>
    <w:p w14:paraId="69C9A1EF" w14:textId="77777777" w:rsidR="00882086" w:rsidRDefault="00882086"/>
    <w:p w14:paraId="77562A8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Hunter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885"/>
        <w:gridCol w:w="537"/>
        <w:gridCol w:w="1170"/>
        <w:gridCol w:w="5580"/>
        <w:gridCol w:w="898"/>
      </w:tblGrid>
      <w:tr w:rsidR="00882086" w14:paraId="086A61A7" w14:textId="77777777">
        <w:trPr>
          <w:cantSplit/>
          <w:tblHeader/>
        </w:trPr>
        <w:tc>
          <w:tcPr>
            <w:tcW w:w="188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A9B184" w14:textId="77777777" w:rsidR="00882086" w:rsidRDefault="00000000">
            <w:pPr>
              <w:spacing w:before="20" w:after="20"/>
            </w:pPr>
            <w:r>
              <w:rPr>
                <w:b/>
                <w:bCs/>
                <w:color w:val="FFFFFF"/>
                <w:sz w:val="19"/>
                <w:szCs w:val="19"/>
              </w:rPr>
              <w:t>Talent</w:t>
            </w:r>
          </w:p>
        </w:tc>
        <w:tc>
          <w:tcPr>
            <w:tcW w:w="53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C0BEB31" w14:textId="77777777" w:rsidR="00882086" w:rsidRDefault="00000000">
            <w:pPr>
              <w:spacing w:before="20" w:after="20"/>
            </w:pPr>
            <w:r>
              <w:rPr>
                <w:b/>
                <w:bCs/>
                <w:color w:val="FFFFFF"/>
                <w:sz w:val="19"/>
                <w:szCs w:val="19"/>
              </w:rPr>
              <w:t>Tier</w:t>
            </w:r>
          </w:p>
        </w:tc>
        <w:tc>
          <w:tcPr>
            <w:tcW w:w="11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04AB9A1" w14:textId="77777777" w:rsidR="00882086" w:rsidRDefault="00000000">
            <w:pPr>
              <w:spacing w:before="20" w:after="20"/>
            </w:pPr>
            <w:r>
              <w:rPr>
                <w:b/>
                <w:bCs/>
                <w:color w:val="FFFFFF"/>
                <w:sz w:val="19"/>
                <w:szCs w:val="19"/>
              </w:rPr>
              <w:t>Requires</w:t>
            </w:r>
          </w:p>
        </w:tc>
        <w:tc>
          <w:tcPr>
            <w:tcW w:w="5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C00EA8"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BFF3392" w14:textId="77777777" w:rsidR="00882086" w:rsidRDefault="00000000">
            <w:pPr>
              <w:spacing w:before="20" w:after="20"/>
              <w:rPr>
                <w:b/>
                <w:bCs/>
                <w:color w:val="FFFFFF"/>
                <w:sz w:val="19"/>
                <w:szCs w:val="19"/>
              </w:rPr>
            </w:pPr>
            <w:r>
              <w:rPr>
                <w:b/>
                <w:bCs/>
                <w:color w:val="FFFFFF"/>
                <w:sz w:val="19"/>
                <w:szCs w:val="19"/>
              </w:rPr>
              <w:t>Key Attribute</w:t>
            </w:r>
          </w:p>
        </w:tc>
      </w:tr>
      <w:tr w:rsidR="00882086" w14:paraId="3B7F3A73"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30EFA6" w14:textId="77777777" w:rsidR="00882086" w:rsidRDefault="00000000">
            <w:pPr>
              <w:spacing w:before="20" w:after="20"/>
            </w:pPr>
            <w:r>
              <w:rPr>
                <w:b/>
                <w:bCs/>
                <w:sz w:val="19"/>
                <w:szCs w:val="19"/>
              </w:rPr>
              <w:lastRenderedPageBreak/>
              <w:t>Mark Prey</w:t>
            </w:r>
            <w:r>
              <w:t xml:space="preserve"> </w:t>
            </w:r>
            <w:r>
              <w:rPr>
                <w:rFonts w:ascii="Segoe UI Symbol" w:hAnsi="Segoe UI Symbol" w:cs="Segoe UI Symbol"/>
                <w:sz w:val="19"/>
                <w:szCs w:val="19"/>
              </w:rPr>
              <w:t>❶</w:t>
            </w:r>
          </w:p>
        </w:tc>
        <w:tc>
          <w:tcPr>
            <w:tcW w:w="53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466A50D" w14:textId="77777777" w:rsidR="00882086" w:rsidRDefault="00000000">
            <w:pPr>
              <w:spacing w:before="20" w:after="20"/>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D68D02" w14:textId="77777777" w:rsidR="00882086" w:rsidRDefault="00000000">
            <w:pPr>
              <w:spacing w:before="20" w:after="20"/>
            </w:pPr>
            <w:r>
              <w:t>N/A</w:t>
            </w:r>
          </w:p>
        </w:tc>
        <w:tc>
          <w:tcPr>
            <w:tcW w:w="5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EC62CB" w14:textId="77777777" w:rsidR="00882086" w:rsidRDefault="00000000">
            <w:pPr>
              <w:spacing w:before="20" w:after="20"/>
              <w:rPr>
                <w:sz w:val="19"/>
                <w:szCs w:val="19"/>
              </w:rPr>
            </w:pPr>
            <w:r>
              <w:rPr>
                <w:sz w:val="19"/>
                <w:szCs w:val="19"/>
              </w:rPr>
              <w:t>You become Trained in Awareness.</w:t>
            </w:r>
          </w:p>
          <w:p w14:paraId="6496A9C9" w14:textId="77777777" w:rsidR="00882086" w:rsidRDefault="00882086">
            <w:pPr>
              <w:spacing w:before="20" w:after="20"/>
              <w:rPr>
                <w:sz w:val="19"/>
                <w:szCs w:val="19"/>
              </w:rPr>
            </w:pPr>
          </w:p>
          <w:p w14:paraId="02FC6C07" w14:textId="77777777" w:rsidR="00882086" w:rsidRDefault="00000000">
            <w:pPr>
              <w:spacing w:before="20" w:after="20"/>
              <w:rPr>
                <w:sz w:val="19"/>
                <w:szCs w:val="19"/>
              </w:rPr>
            </w:pPr>
            <w:r>
              <w:rPr>
                <w:sz w:val="19"/>
                <w:szCs w:val="19"/>
              </w:rPr>
              <w:t>(Concentrate) Choose one creature you can see. It is your prey until you Mark another or the encounter ends.</w:t>
            </w:r>
          </w:p>
          <w:p w14:paraId="28C8F128" w14:textId="77777777" w:rsidR="00882086" w:rsidRDefault="00882086">
            <w:pPr>
              <w:spacing w:before="20" w:after="20"/>
              <w:rPr>
                <w:sz w:val="19"/>
                <w:szCs w:val="19"/>
              </w:rPr>
            </w:pPr>
          </w:p>
          <w:p w14:paraId="3FD8503E" w14:textId="77777777" w:rsidR="00882086" w:rsidRDefault="00000000">
            <w:pPr>
              <w:spacing w:before="20" w:after="20"/>
              <w:rPr>
                <w:sz w:val="19"/>
                <w:szCs w:val="19"/>
              </w:rPr>
            </w:pPr>
            <w:r>
              <w:rPr>
                <w:sz w:val="19"/>
                <w:szCs w:val="19"/>
              </w:rPr>
              <w:t>The first time each round that you Hit your prey, add 1d8 precision damage. You also always know roughly where your prey is while it is within 60 feet, even while it is Hidden or Undetected. The extra precision damage rises to 2d8 at Expert rank, 3d8 at Master, and 4d8 at Legendary.</w:t>
            </w:r>
          </w:p>
          <w:p w14:paraId="688B3AA7" w14:textId="77777777" w:rsidR="00882086" w:rsidRDefault="00882086">
            <w:pPr>
              <w:spacing w:before="20" w:after="20"/>
              <w:rPr>
                <w:sz w:val="19"/>
                <w:szCs w:val="19"/>
              </w:rPr>
            </w:pPr>
          </w:p>
          <w:p w14:paraId="40561A98" w14:textId="77777777" w:rsidR="00882086" w:rsidRDefault="00000000">
            <w:pPr>
              <w:spacing w:before="20" w:after="20"/>
              <w:rPr>
                <w:sz w:val="19"/>
                <w:szCs w:val="19"/>
              </w:rPr>
            </w:pPr>
            <w:r>
              <w:rPr>
                <w:sz w:val="19"/>
                <w:szCs w:val="19"/>
              </w:rPr>
              <w:t>Every talent here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24711B6" w14:textId="77777777" w:rsidR="00882086" w:rsidRDefault="00000000">
            <w:pPr>
              <w:spacing w:before="20" w:after="20"/>
              <w:rPr>
                <w:sz w:val="19"/>
                <w:szCs w:val="19"/>
              </w:rPr>
            </w:pPr>
            <w:r>
              <w:rPr>
                <w:sz w:val="19"/>
                <w:szCs w:val="19"/>
              </w:rPr>
              <w:t>Wits</w:t>
            </w:r>
          </w:p>
        </w:tc>
      </w:tr>
      <w:tr w:rsidR="00882086" w14:paraId="600C3605"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F2249F" w14:textId="77777777" w:rsidR="00882086" w:rsidRDefault="00000000">
            <w:pPr>
              <w:spacing w:before="20" w:after="20"/>
            </w:pPr>
            <w:r>
              <w:rPr>
                <w:b/>
                <w:bCs/>
                <w:sz w:val="19"/>
                <w:szCs w:val="19"/>
              </w:rPr>
              <w:t>Running Mark</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73AF3E" w14:textId="77777777" w:rsidR="00882086" w:rsidRDefault="00000000">
            <w:pPr>
              <w:spacing w:before="20" w:after="20"/>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16C24E" w14:textId="77777777" w:rsidR="00882086" w:rsidRDefault="00000000">
            <w:pPr>
              <w:spacing w:before="20" w:after="20"/>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28E994" w14:textId="77777777" w:rsidR="00882086" w:rsidRDefault="00000000">
            <w:pPr>
              <w:spacing w:before="20" w:after="20"/>
              <w:rPr>
                <w:sz w:val="19"/>
                <w:szCs w:val="19"/>
              </w:rPr>
            </w:pPr>
            <w:r>
              <w:rPr>
                <w:sz w:val="19"/>
                <w:szCs w:val="19"/>
              </w:rPr>
              <w:t>You may Mark Prey as part of a Move rather than spending an action.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79591EF" w14:textId="77777777" w:rsidR="00882086" w:rsidRDefault="00000000">
            <w:pPr>
              <w:spacing w:before="20" w:after="20"/>
              <w:rPr>
                <w:sz w:val="19"/>
                <w:szCs w:val="19"/>
              </w:rPr>
            </w:pPr>
            <w:r>
              <w:rPr>
                <w:sz w:val="19"/>
                <w:szCs w:val="19"/>
              </w:rPr>
              <w:t>Wits</w:t>
            </w:r>
          </w:p>
        </w:tc>
      </w:tr>
      <w:tr w:rsidR="00882086" w14:paraId="382EB27F"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81407F" w14:textId="77777777" w:rsidR="00882086" w:rsidRDefault="00000000">
            <w:pPr>
              <w:spacing w:before="20" w:after="20"/>
              <w:rPr>
                <w:b/>
                <w:bCs/>
                <w:sz w:val="19"/>
                <w:szCs w:val="19"/>
              </w:rPr>
            </w:pPr>
            <w:r>
              <w:rPr>
                <w:b/>
                <w:bCs/>
                <w:sz w:val="19"/>
                <w:szCs w:val="19"/>
              </w:rPr>
              <w:t>Read the Quarry</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942A72"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2D16E1"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BD389CF" w14:textId="77777777" w:rsidR="00882086" w:rsidRDefault="00000000">
            <w:pPr>
              <w:spacing w:before="20" w:after="20"/>
              <w:rPr>
                <w:sz w:val="19"/>
                <w:szCs w:val="19"/>
              </w:rPr>
            </w:pPr>
            <w:r>
              <w:rPr>
                <w:sz w:val="19"/>
                <w:szCs w:val="19"/>
              </w:rPr>
              <w:t xml:space="preserve">The first time each encounter your prey attacks you, you learn if its </w:t>
            </w:r>
            <w:r>
              <w:rPr>
                <w:i/>
                <w:iCs/>
                <w:sz w:val="19"/>
                <w:szCs w:val="19"/>
              </w:rPr>
              <w:t>Evade</w:t>
            </w:r>
            <w:r>
              <w:rPr>
                <w:sz w:val="19"/>
                <w:szCs w:val="19"/>
              </w:rPr>
              <w:t xml:space="preserve"> or </w:t>
            </w:r>
            <w:r>
              <w:rPr>
                <w:i/>
                <w:iCs/>
                <w:sz w:val="19"/>
                <w:szCs w:val="19"/>
              </w:rPr>
              <w:t>Guard</w:t>
            </w:r>
            <w:r>
              <w:rPr>
                <w:sz w:val="19"/>
                <w:szCs w:val="19"/>
              </w:rPr>
              <w:t xml:space="preserve"> is higher.</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D5A9C66" w14:textId="77777777" w:rsidR="00882086" w:rsidRDefault="00000000">
            <w:pPr>
              <w:spacing w:before="20" w:after="20"/>
              <w:rPr>
                <w:sz w:val="19"/>
                <w:szCs w:val="19"/>
              </w:rPr>
            </w:pPr>
            <w:r>
              <w:rPr>
                <w:sz w:val="19"/>
                <w:szCs w:val="19"/>
              </w:rPr>
              <w:t>Wits</w:t>
            </w:r>
          </w:p>
        </w:tc>
      </w:tr>
      <w:tr w:rsidR="00882086" w14:paraId="78587279"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8289E0" w14:textId="77777777" w:rsidR="00882086" w:rsidRDefault="00000000">
            <w:pPr>
              <w:spacing w:before="20" w:after="20"/>
              <w:rPr>
                <w:b/>
                <w:bCs/>
                <w:sz w:val="19"/>
                <w:szCs w:val="19"/>
              </w:rPr>
            </w:pPr>
            <w:r>
              <w:rPr>
                <w:b/>
                <w:bCs/>
                <w:sz w:val="19"/>
                <w:szCs w:val="19"/>
              </w:rPr>
              <w:t>Hobbling Strike</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F04B1E"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7E715F"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D0418C" w14:textId="77777777" w:rsidR="00882086" w:rsidRDefault="00000000">
            <w:pPr>
              <w:spacing w:before="20" w:after="20"/>
              <w:rPr>
                <w:sz w:val="19"/>
                <w:szCs w:val="19"/>
              </w:rPr>
            </w:pPr>
            <w:r>
              <w:rPr>
                <w:sz w:val="19"/>
                <w:szCs w:val="19"/>
              </w:rPr>
              <w:t>When you Hit your prey with the first Strike of the round, its Speed is reduced by 2 feet until the end of the next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26F7140" w14:textId="77777777" w:rsidR="00882086" w:rsidRDefault="00000000">
            <w:pPr>
              <w:spacing w:before="20" w:after="20"/>
              <w:rPr>
                <w:sz w:val="19"/>
                <w:szCs w:val="19"/>
              </w:rPr>
            </w:pPr>
            <w:r>
              <w:rPr>
                <w:sz w:val="19"/>
                <w:szCs w:val="19"/>
              </w:rPr>
              <w:t>Wits</w:t>
            </w:r>
          </w:p>
        </w:tc>
      </w:tr>
      <w:tr w:rsidR="00882086" w14:paraId="6A505949"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2C7E12" w14:textId="77777777" w:rsidR="00882086" w:rsidRDefault="00000000">
            <w:pPr>
              <w:spacing w:before="20" w:after="20"/>
              <w:rPr>
                <w:b/>
                <w:bCs/>
                <w:sz w:val="19"/>
                <w:szCs w:val="19"/>
              </w:rPr>
            </w:pPr>
            <w:r>
              <w:rPr>
                <w:sz w:val="19"/>
                <w:szCs w:val="19"/>
              </w:rPr>
              <w:t xml:space="preserve">No Escape </w:t>
            </w:r>
            <w:r>
              <w:rPr>
                <w:rFonts w:ascii="Segoe UI Symbol" w:hAnsi="Segoe UI Symbol" w:cs="Segoe UI Symbol"/>
                <w:sz w:val="19"/>
                <w:szCs w:val="19"/>
              </w:rPr>
              <w:t>❶</w:t>
            </w:r>
            <w:r>
              <w:rPr>
                <w:sz w:val="19"/>
                <w:szCs w:val="19"/>
              </w:rPr>
              <w:t>↺</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9ED6AF4"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2CFA91"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95640A" w14:textId="77777777" w:rsidR="00882086" w:rsidRDefault="00000000">
            <w:pPr>
              <w:spacing w:before="20" w:after="20"/>
              <w:rPr>
                <w:sz w:val="19"/>
                <w:szCs w:val="19"/>
              </w:rPr>
            </w:pPr>
            <w:r>
              <w:rPr>
                <w:b/>
                <w:bCs/>
                <w:sz w:val="19"/>
                <w:szCs w:val="19"/>
              </w:rPr>
              <w:t>Trigger</w:t>
            </w:r>
            <w:r>
              <w:rPr>
                <w:sz w:val="19"/>
                <w:szCs w:val="19"/>
              </w:rPr>
              <w:t xml:space="preserve"> Your prey Moves away from you.</w:t>
            </w:r>
          </w:p>
          <w:p w14:paraId="6A2BCBE4" w14:textId="77777777" w:rsidR="00882086" w:rsidRDefault="00882086">
            <w:pPr>
              <w:spacing w:before="20" w:after="20"/>
              <w:rPr>
                <w:b/>
                <w:bCs/>
                <w:sz w:val="19"/>
                <w:szCs w:val="19"/>
              </w:rPr>
            </w:pPr>
          </w:p>
          <w:p w14:paraId="2D39D820" w14:textId="77777777" w:rsidR="00882086" w:rsidRDefault="00000000">
            <w:pPr>
              <w:spacing w:before="20" w:after="20"/>
              <w:rPr>
                <w:sz w:val="19"/>
                <w:szCs w:val="19"/>
              </w:rPr>
            </w:pPr>
            <w:r>
              <w:rPr>
                <w:b/>
                <w:bCs/>
                <w:sz w:val="19"/>
                <w:szCs w:val="19"/>
              </w:rPr>
              <w:t>Effect</w:t>
            </w:r>
            <w:r>
              <w:rPr>
                <w:sz w:val="19"/>
                <w:szCs w:val="19"/>
              </w:rPr>
              <w:t xml:space="preserve"> Move up to your Speed toward it. This does not provoke Reactions from your prey.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25057D" w14:textId="77777777" w:rsidR="00882086" w:rsidRDefault="00000000">
            <w:pPr>
              <w:spacing w:before="20" w:after="20"/>
              <w:rPr>
                <w:sz w:val="19"/>
                <w:szCs w:val="19"/>
              </w:rPr>
            </w:pPr>
            <w:r>
              <w:rPr>
                <w:sz w:val="19"/>
                <w:szCs w:val="19"/>
              </w:rPr>
              <w:t>Wits</w:t>
            </w:r>
          </w:p>
        </w:tc>
      </w:tr>
      <w:tr w:rsidR="00882086" w14:paraId="52FB29C6"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E2D4C" w14:textId="77777777" w:rsidR="00882086" w:rsidRDefault="00000000">
            <w:pPr>
              <w:spacing w:before="20" w:after="20"/>
              <w:rPr>
                <w:b/>
                <w:bCs/>
                <w:sz w:val="19"/>
                <w:szCs w:val="19"/>
              </w:rPr>
            </w:pPr>
            <w:r>
              <w:rPr>
                <w:b/>
                <w:bCs/>
                <w:sz w:val="19"/>
                <w:szCs w:val="19"/>
              </w:rPr>
              <w:t xml:space="preserve">Hunter’s Aim </w:t>
            </w:r>
            <w:r>
              <w:rPr>
                <w:rFonts w:ascii="Segoe UI Symbol" w:hAnsi="Segoe UI Symbol" w:cs="Segoe UI Symbol"/>
                <w:sz w:val="19"/>
                <w:szCs w:val="19"/>
              </w:rPr>
              <w:t>❷</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9C860A"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CF07C6"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69FE1D" w14:textId="77777777" w:rsidR="00882086" w:rsidRDefault="00000000">
            <w:pPr>
              <w:spacing w:before="20" w:after="20"/>
              <w:rPr>
                <w:sz w:val="19"/>
                <w:szCs w:val="19"/>
              </w:rPr>
            </w:pPr>
            <w:r>
              <w:rPr>
                <w:sz w:val="19"/>
                <w:szCs w:val="19"/>
              </w:rPr>
              <w:t xml:space="preserve">Make a Deliberate weapon Strike </w:t>
            </w:r>
            <w:r>
              <w:rPr>
                <w:rFonts w:ascii="Segoe UI Symbol" w:hAnsi="Segoe UI Symbol" w:cs="Segoe UI Symbol"/>
                <w:sz w:val="19"/>
                <w:szCs w:val="19"/>
              </w:rPr>
              <w:t>❷</w:t>
            </w:r>
            <w:r>
              <w:rPr>
                <w:sz w:val="19"/>
                <w:szCs w:val="19"/>
              </w:rPr>
              <w:t xml:space="preserve"> against your Marked Prey. On this Strike, you gain a +2 Situation bonus to the attack roll and ignore your prey’s concealed condition and any lesser cover.</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7466771" w14:textId="77777777" w:rsidR="00882086" w:rsidRDefault="00000000">
            <w:pPr>
              <w:spacing w:before="20" w:after="20"/>
              <w:rPr>
                <w:sz w:val="19"/>
                <w:szCs w:val="19"/>
              </w:rPr>
            </w:pPr>
            <w:r>
              <w:rPr>
                <w:sz w:val="19"/>
                <w:szCs w:val="19"/>
              </w:rPr>
              <w:t>Wits</w:t>
            </w:r>
          </w:p>
        </w:tc>
      </w:tr>
    </w:tbl>
    <w:p w14:paraId="087E74F6" w14:textId="77777777" w:rsidR="00882086" w:rsidRDefault="00882086"/>
    <w:p w14:paraId="7659C7A6" w14:textId="77777777" w:rsidR="00882086" w:rsidRDefault="00000000">
      <w:pPr>
        <w:pStyle w:val="Heading2"/>
        <w:keepNext/>
        <w:spacing w:before="240" w:after="120"/>
        <w:rPr>
          <w:rFonts w:eastAsia="Georgia"/>
          <w:b/>
          <w:bCs/>
          <w:color w:val="E2703A"/>
          <w:sz w:val="28"/>
          <w:szCs w:val="28"/>
        </w:rPr>
      </w:pPr>
      <w:bookmarkStart w:id="42" w:name="_Toc241476609"/>
      <w:r>
        <w:rPr>
          <w:rFonts w:eastAsia="Georgia"/>
          <w:b/>
          <w:bCs/>
          <w:color w:val="E2703A"/>
          <w:sz w:val="28"/>
          <w:szCs w:val="28"/>
        </w:rPr>
        <w:t>Defenses Constellations</w:t>
      </w:r>
      <w:bookmarkEnd w:id="42"/>
    </w:p>
    <w:p w14:paraId="6D4D13A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Awareness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9"/>
        <w:gridCol w:w="469"/>
        <w:gridCol w:w="1291"/>
        <w:gridCol w:w="6176"/>
        <w:gridCol w:w="805"/>
      </w:tblGrid>
      <w:tr w:rsidR="00882086" w14:paraId="29805140" w14:textId="77777777">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0F8D519" w14:textId="77777777" w:rsidR="00882086" w:rsidRDefault="00000000">
            <w:pPr>
              <w:spacing w:before="20" w:after="20"/>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51406A9" w14:textId="77777777" w:rsidR="00882086" w:rsidRDefault="00000000">
            <w:pPr>
              <w:spacing w:before="20" w:after="20"/>
            </w:pPr>
            <w:r>
              <w:rPr>
                <w:b/>
                <w:bCs/>
                <w:color w:val="FFFFFF"/>
                <w:sz w:val="19"/>
                <w:szCs w:val="19"/>
              </w:rPr>
              <w:t>Tier</w:t>
            </w:r>
          </w:p>
        </w:tc>
        <w:tc>
          <w:tcPr>
            <w:tcW w:w="12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C504E6D" w14:textId="77777777" w:rsidR="00882086" w:rsidRDefault="00000000">
            <w:pPr>
              <w:spacing w:before="20" w:after="20"/>
            </w:pPr>
            <w:r>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FDD5494"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902BFAD" w14:textId="77777777" w:rsidR="00882086" w:rsidRDefault="00000000">
            <w:pPr>
              <w:spacing w:before="20" w:after="20"/>
              <w:rPr>
                <w:b/>
                <w:bCs/>
                <w:color w:val="FFFFFF"/>
                <w:sz w:val="19"/>
                <w:szCs w:val="19"/>
              </w:rPr>
            </w:pPr>
            <w:r>
              <w:rPr>
                <w:b/>
                <w:bCs/>
                <w:color w:val="FFFFFF"/>
                <w:sz w:val="19"/>
                <w:szCs w:val="19"/>
              </w:rPr>
              <w:t>Key Attribute</w:t>
            </w:r>
          </w:p>
        </w:tc>
      </w:tr>
      <w:tr w:rsidR="00882086" w14:paraId="1E726BF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B9D253" w14:textId="77777777" w:rsidR="00882086" w:rsidRDefault="00000000">
            <w:pPr>
              <w:spacing w:before="20" w:after="20"/>
              <w:rPr>
                <w:sz w:val="19"/>
                <w:szCs w:val="19"/>
              </w:rPr>
            </w:pPr>
            <w:r>
              <w:rPr>
                <w:sz w:val="19"/>
                <w:szCs w:val="19"/>
              </w:rPr>
              <w:t>Awareness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C69E56"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B4F71A" w14:textId="77777777" w:rsidR="00882086" w:rsidRDefault="00000000">
            <w:pPr>
              <w:spacing w:before="20" w:after="20"/>
            </w:pPr>
            <w:r>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C785A37" w14:textId="77777777" w:rsidR="00882086" w:rsidRDefault="00000000">
            <w:pPr>
              <w:spacing w:before="20" w:after="20"/>
              <w:rPr>
                <w:sz w:val="19"/>
                <w:szCs w:val="19"/>
              </w:rPr>
            </w:pPr>
            <w:r>
              <w:rPr>
                <w:sz w:val="19"/>
                <w:szCs w:val="19"/>
              </w:rPr>
              <w:t>You are Trained in Awareness: add this Constellation’s Proficiency Bonus to your Awareness checks, and to your Awareness Threshold (the number Sneak, Feint, and Lie attempts are measured against). Initiative is usually an Awareness check. Awareness answers Blights and Beguilement (see Chapter 2: The Four Threats).</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029CB8B" w14:textId="77777777" w:rsidR="00882086" w:rsidRDefault="00000000">
            <w:pPr>
              <w:spacing w:before="20" w:after="20"/>
              <w:rPr>
                <w:sz w:val="19"/>
                <w:szCs w:val="19"/>
              </w:rPr>
            </w:pPr>
            <w:r>
              <w:rPr>
                <w:sz w:val="19"/>
                <w:szCs w:val="19"/>
              </w:rPr>
              <w:t>Wits</w:t>
            </w:r>
          </w:p>
        </w:tc>
      </w:tr>
      <w:tr w:rsidR="00882086" w14:paraId="4C0E12D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A5903E" w14:textId="77777777" w:rsidR="00882086" w:rsidRDefault="00000000">
            <w:pPr>
              <w:spacing w:before="20" w:after="20"/>
              <w:rPr>
                <w:sz w:val="19"/>
                <w:szCs w:val="19"/>
              </w:rPr>
            </w:pPr>
            <w:r>
              <w:rPr>
                <w:sz w:val="19"/>
                <w:szCs w:val="19"/>
              </w:rPr>
              <w:t>Forewarned</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9B715E"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58EAA1" w14:textId="77777777" w:rsidR="00882086" w:rsidRDefault="00000000">
            <w:pPr>
              <w:spacing w:before="20" w:after="20"/>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2E0744" w14:textId="77777777" w:rsidR="00882086" w:rsidRDefault="00000000">
            <w:pPr>
              <w:spacing w:before="20" w:after="20"/>
              <w:rPr>
                <w:sz w:val="19"/>
                <w:szCs w:val="19"/>
              </w:rPr>
            </w:pPr>
            <w:r>
              <w:rPr>
                <w:sz w:val="19"/>
                <w:szCs w:val="19"/>
              </w:rPr>
              <w:t>Once per encounter, after you roll a Defense but before the outcome is announced, you may add your Wits to that roll.</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4D9A14F" w14:textId="77777777" w:rsidR="00882086" w:rsidRDefault="00000000">
            <w:pPr>
              <w:spacing w:before="20" w:after="20"/>
              <w:rPr>
                <w:sz w:val="19"/>
                <w:szCs w:val="19"/>
              </w:rPr>
            </w:pPr>
            <w:r>
              <w:rPr>
                <w:sz w:val="19"/>
                <w:szCs w:val="19"/>
              </w:rPr>
              <w:t>Wits</w:t>
            </w:r>
          </w:p>
        </w:tc>
      </w:tr>
      <w:tr w:rsidR="00882086" w14:paraId="160C63B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2F686D8" w14:textId="77777777" w:rsidR="00882086" w:rsidRDefault="00000000">
            <w:pPr>
              <w:spacing w:before="20" w:after="20"/>
              <w:rPr>
                <w:sz w:val="19"/>
                <w:szCs w:val="19"/>
              </w:rPr>
            </w:pPr>
            <w:r>
              <w:rPr>
                <w:sz w:val="19"/>
                <w:szCs w:val="19"/>
              </w:rPr>
              <w:t>Read the Tell</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9FEF26"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A6671C"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CE8301" w14:textId="77777777" w:rsidR="00882086" w:rsidRDefault="00000000">
            <w:pPr>
              <w:spacing w:before="20" w:after="20"/>
              <w:rPr>
                <w:sz w:val="19"/>
                <w:szCs w:val="19"/>
              </w:rPr>
            </w:pPr>
            <w:r>
              <w:rPr>
                <w:sz w:val="19"/>
                <w:szCs w:val="19"/>
              </w:rPr>
              <w:t>When a creature critically fails to Feint against you, Lie to you, or Sneak past you, it becomes Exposed (Head) until it Recenters.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846B11" w14:textId="77777777" w:rsidR="00882086" w:rsidRDefault="00000000">
            <w:pPr>
              <w:spacing w:before="20" w:after="20"/>
              <w:rPr>
                <w:sz w:val="19"/>
                <w:szCs w:val="19"/>
              </w:rPr>
            </w:pPr>
            <w:r>
              <w:rPr>
                <w:sz w:val="19"/>
                <w:szCs w:val="19"/>
              </w:rPr>
              <w:t>Wits</w:t>
            </w:r>
          </w:p>
        </w:tc>
      </w:tr>
      <w:tr w:rsidR="00882086" w14:paraId="3DCF07DF"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5B072C" w14:textId="77777777" w:rsidR="00882086" w:rsidRDefault="00000000">
            <w:pPr>
              <w:spacing w:before="20" w:after="20"/>
              <w:rPr>
                <w:sz w:val="19"/>
                <w:szCs w:val="19"/>
              </w:rPr>
            </w:pPr>
            <w:r>
              <w:rPr>
                <w:sz w:val="19"/>
                <w:szCs w:val="19"/>
              </w:rPr>
              <w:t>First Word</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2F280E"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2091B5"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828075" w14:textId="77777777" w:rsidR="00882086" w:rsidRDefault="00000000">
            <w:pPr>
              <w:spacing w:before="20" w:after="20"/>
              <w:rPr>
                <w:sz w:val="19"/>
                <w:szCs w:val="19"/>
              </w:rPr>
            </w:pPr>
            <w:r>
              <w:rPr>
                <w:sz w:val="19"/>
                <w:szCs w:val="19"/>
              </w:rPr>
              <w:t>When you roll initiative and are not surprised, you may swap your place in the order with one willing ally.</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086C8B8" w14:textId="77777777" w:rsidR="00882086" w:rsidRDefault="00000000">
            <w:pPr>
              <w:spacing w:before="20" w:after="20"/>
              <w:rPr>
                <w:sz w:val="19"/>
                <w:szCs w:val="19"/>
              </w:rPr>
            </w:pPr>
            <w:r>
              <w:rPr>
                <w:sz w:val="19"/>
                <w:szCs w:val="19"/>
              </w:rPr>
              <w:t>Wits</w:t>
            </w:r>
          </w:p>
        </w:tc>
      </w:tr>
      <w:tr w:rsidR="00882086" w14:paraId="602F4CD0"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6DC55C" w14:textId="77777777" w:rsidR="00882086" w:rsidRDefault="00000000">
            <w:pPr>
              <w:spacing w:before="20" w:after="20"/>
              <w:rPr>
                <w:sz w:val="19"/>
                <w:szCs w:val="19"/>
              </w:rPr>
            </w:pPr>
            <w:r>
              <w:rPr>
                <w:sz w:val="19"/>
                <w:szCs w:val="19"/>
              </w:rPr>
              <w:t>Second Sense</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3941F8"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A4C858"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A6BE8C" w14:textId="77777777" w:rsidR="00882086" w:rsidRDefault="00000000">
            <w:pPr>
              <w:spacing w:before="20" w:after="20"/>
              <w:rPr>
                <w:sz w:val="19"/>
                <w:szCs w:val="19"/>
              </w:rPr>
            </w:pPr>
            <w:r>
              <w:rPr>
                <w:sz w:val="19"/>
                <w:szCs w:val="19"/>
              </w:rPr>
              <w:t xml:space="preserve">The first time each encounter that a hidden or unnoticed creature attacks you, you may use </w:t>
            </w:r>
            <w:r>
              <w:rPr>
                <w:i/>
                <w:iCs/>
                <w:sz w:val="19"/>
                <w:szCs w:val="19"/>
              </w:rPr>
              <w:t>Guard</w:t>
            </w:r>
            <w:r>
              <w:rPr>
                <w:sz w:val="19"/>
                <w:szCs w:val="19"/>
              </w:rPr>
              <w:t xml:space="preserve"> against that attack even though you were unaware of it.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E8CDE3" w14:textId="77777777" w:rsidR="00882086" w:rsidRDefault="00000000">
            <w:pPr>
              <w:spacing w:before="20" w:after="20"/>
              <w:rPr>
                <w:sz w:val="19"/>
                <w:szCs w:val="19"/>
              </w:rPr>
            </w:pPr>
            <w:r>
              <w:rPr>
                <w:sz w:val="19"/>
                <w:szCs w:val="19"/>
              </w:rPr>
              <w:t>Wits</w:t>
            </w:r>
          </w:p>
        </w:tc>
      </w:tr>
    </w:tbl>
    <w:p w14:paraId="11A2AF1E" w14:textId="77777777" w:rsidR="00882086" w:rsidRDefault="00882086"/>
    <w:p w14:paraId="2924C66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Evade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9"/>
        <w:gridCol w:w="469"/>
        <w:gridCol w:w="1291"/>
        <w:gridCol w:w="6176"/>
        <w:gridCol w:w="805"/>
      </w:tblGrid>
      <w:tr w:rsidR="00882086" w14:paraId="0382371C" w14:textId="77777777">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DD03BE" w14:textId="77777777" w:rsidR="00882086" w:rsidRDefault="00000000">
            <w:pPr>
              <w:spacing w:before="20" w:after="20"/>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E52FB7" w14:textId="77777777" w:rsidR="00882086" w:rsidRDefault="00000000">
            <w:pPr>
              <w:spacing w:before="20" w:after="20"/>
            </w:pPr>
            <w:r>
              <w:rPr>
                <w:b/>
                <w:bCs/>
                <w:color w:val="FFFFFF"/>
                <w:sz w:val="19"/>
                <w:szCs w:val="19"/>
              </w:rPr>
              <w:t>Tier</w:t>
            </w:r>
          </w:p>
        </w:tc>
        <w:tc>
          <w:tcPr>
            <w:tcW w:w="12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647951" w14:textId="77777777" w:rsidR="00882086" w:rsidRDefault="00000000">
            <w:pPr>
              <w:spacing w:before="20" w:after="20"/>
            </w:pPr>
            <w:r>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8EF051"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5A62FBC" w14:textId="77777777" w:rsidR="00882086" w:rsidRDefault="00000000">
            <w:pPr>
              <w:spacing w:before="20" w:after="20"/>
              <w:rPr>
                <w:b/>
                <w:bCs/>
                <w:color w:val="FFFFFF"/>
                <w:sz w:val="19"/>
                <w:szCs w:val="19"/>
              </w:rPr>
            </w:pPr>
            <w:r>
              <w:rPr>
                <w:b/>
                <w:bCs/>
                <w:color w:val="FFFFFF"/>
                <w:sz w:val="19"/>
                <w:szCs w:val="19"/>
              </w:rPr>
              <w:t>Key Attribute</w:t>
            </w:r>
          </w:p>
        </w:tc>
      </w:tr>
      <w:tr w:rsidR="00882086" w14:paraId="35504679"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88F1BB" w14:textId="77777777" w:rsidR="00882086" w:rsidRDefault="00000000">
            <w:pPr>
              <w:spacing w:before="20" w:after="20"/>
              <w:rPr>
                <w:sz w:val="19"/>
                <w:szCs w:val="19"/>
              </w:rPr>
            </w:pPr>
            <w:r>
              <w:rPr>
                <w:sz w:val="19"/>
                <w:szCs w:val="19"/>
              </w:rPr>
              <w:t>Evade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AE747D"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B7CC47" w14:textId="77777777" w:rsidR="00882086" w:rsidRDefault="00000000">
            <w:pPr>
              <w:spacing w:before="20" w:after="20"/>
            </w:pPr>
            <w:r>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24BD13" w14:textId="77777777" w:rsidR="00882086" w:rsidRDefault="00000000">
            <w:pPr>
              <w:spacing w:before="20" w:after="20"/>
              <w:rPr>
                <w:sz w:val="19"/>
                <w:szCs w:val="19"/>
              </w:rPr>
            </w:pPr>
            <w:r>
              <w:rPr>
                <w:sz w:val="19"/>
                <w:szCs w:val="19"/>
              </w:rPr>
              <w:t>You are Trained in Evade: add this Constellation’s Proficiency Bonus to your Evade checks. It is the number attack rolls are measured against when you try to slip a blow, and the check you roll against area effects, traps, and hazards. Evade answers Blows and Blasts.</w:t>
            </w:r>
          </w:p>
          <w:p w14:paraId="4676505A" w14:textId="77777777" w:rsidR="00882086" w:rsidRDefault="00882086">
            <w:pPr>
              <w:spacing w:before="20" w:after="20"/>
              <w:rPr>
                <w:sz w:val="19"/>
                <w:szCs w:val="19"/>
              </w:rPr>
            </w:pPr>
          </w:p>
          <w:p w14:paraId="43F56D5A" w14:textId="77777777" w:rsidR="00882086" w:rsidRDefault="00000000">
            <w:pPr>
              <w:spacing w:before="20" w:after="20"/>
              <w:rPr>
                <w:sz w:val="19"/>
                <w:szCs w:val="19"/>
              </w:rPr>
            </w:pPr>
            <w:r>
              <w:rPr>
                <w:sz w:val="19"/>
                <w:szCs w:val="19"/>
              </w:rPr>
              <w:t xml:space="preserve">You gain the </w:t>
            </w:r>
            <w:r>
              <w:rPr>
                <w:b/>
                <w:bCs/>
                <w:sz w:val="19"/>
                <w:szCs w:val="19"/>
              </w:rPr>
              <w:t>Void ❶↺</w:t>
            </w:r>
            <w:r>
              <w:rPr>
                <w:sz w:val="19"/>
                <w:szCs w:val="19"/>
              </w:rPr>
              <w:t xml:space="preserve"> Reaction, and the Give Ground ⓿↺ Posture:</w:t>
            </w:r>
          </w:p>
          <w:p w14:paraId="3970FBAC" w14:textId="77777777" w:rsidR="00882086" w:rsidRDefault="00882086">
            <w:pPr>
              <w:spacing w:before="20" w:after="20"/>
              <w:rPr>
                <w:sz w:val="19"/>
                <w:szCs w:val="19"/>
              </w:rPr>
            </w:pPr>
          </w:p>
          <w:p w14:paraId="3E73D77E" w14:textId="77777777" w:rsidR="00882086" w:rsidRDefault="00000000">
            <w:pPr>
              <w:spacing w:before="20" w:after="20"/>
              <w:rPr>
                <w:sz w:val="19"/>
                <w:szCs w:val="19"/>
              </w:rPr>
            </w:pPr>
            <w:r>
              <w:rPr>
                <w:sz w:val="19"/>
                <w:szCs w:val="19"/>
              </w:rPr>
              <w:t xml:space="preserve">You gain a +2 Situation bonus to </w:t>
            </w:r>
            <w:r>
              <w:rPr>
                <w:i/>
                <w:iCs/>
                <w:sz w:val="19"/>
                <w:szCs w:val="19"/>
              </w:rPr>
              <w:t>Evade</w:t>
            </w:r>
            <w:r>
              <w:rPr>
                <w:sz w:val="19"/>
                <w:szCs w:val="19"/>
              </w:rPr>
              <w:t xml:space="preserve"> for the triggering attack.</w:t>
            </w:r>
          </w:p>
          <w:p w14:paraId="7D1EC6B9" w14:textId="77777777" w:rsidR="00882086" w:rsidRDefault="00000000">
            <w:pPr>
              <w:spacing w:before="20" w:after="20"/>
              <w:rPr>
                <w:sz w:val="19"/>
                <w:szCs w:val="19"/>
              </w:rPr>
            </w:pPr>
            <w:r>
              <w:rPr>
                <w:sz w:val="19"/>
                <w:szCs w:val="19"/>
              </w:rPr>
              <w:t>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0BAB220" w14:textId="77777777" w:rsidR="00882086" w:rsidRDefault="00000000">
            <w:pPr>
              <w:spacing w:before="20" w:after="20"/>
              <w:rPr>
                <w:sz w:val="19"/>
                <w:szCs w:val="19"/>
              </w:rPr>
            </w:pPr>
            <w:r>
              <w:rPr>
                <w:sz w:val="19"/>
                <w:szCs w:val="19"/>
              </w:rPr>
              <w:t>Agility</w:t>
            </w:r>
          </w:p>
        </w:tc>
      </w:tr>
      <w:tr w:rsidR="00882086" w14:paraId="0C546856"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AC696B" w14:textId="77777777" w:rsidR="00882086" w:rsidRDefault="00000000">
            <w:pPr>
              <w:spacing w:before="20" w:after="20"/>
              <w:rPr>
                <w:sz w:val="19"/>
                <w:szCs w:val="19"/>
              </w:rPr>
            </w:pPr>
            <w:r>
              <w:rPr>
                <w:sz w:val="19"/>
                <w:szCs w:val="19"/>
              </w:rPr>
              <w:t>Fluid Motion</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55296D"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232898"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D91B92" w14:textId="77777777" w:rsidR="00882086" w:rsidRDefault="00000000">
            <w:pPr>
              <w:spacing w:before="20" w:after="20"/>
              <w:rPr>
                <w:sz w:val="19"/>
                <w:szCs w:val="19"/>
              </w:rPr>
            </w:pPr>
            <w:r>
              <w:rPr>
                <w:sz w:val="19"/>
                <w:szCs w:val="19"/>
              </w:rPr>
              <w:t>Your Speed increases by 1 foot while your Load Strain is 1 or less.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038D65" w14:textId="77777777" w:rsidR="00882086" w:rsidRDefault="00000000">
            <w:pPr>
              <w:spacing w:before="20" w:after="20"/>
              <w:rPr>
                <w:sz w:val="19"/>
                <w:szCs w:val="19"/>
              </w:rPr>
            </w:pPr>
            <w:r>
              <w:rPr>
                <w:sz w:val="19"/>
                <w:szCs w:val="19"/>
              </w:rPr>
              <w:t>Agility</w:t>
            </w:r>
          </w:p>
        </w:tc>
      </w:tr>
      <w:tr w:rsidR="00882086" w14:paraId="3C8DEE28"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D335C79" w14:textId="77777777" w:rsidR="00882086" w:rsidRDefault="00000000">
            <w:pPr>
              <w:spacing w:before="20" w:after="20"/>
              <w:rPr>
                <w:sz w:val="19"/>
                <w:szCs w:val="19"/>
              </w:rPr>
            </w:pPr>
            <w:r>
              <w:rPr>
                <w:sz w:val="19"/>
                <w:szCs w:val="19"/>
              </w:rPr>
              <w:t>Skirmisher’s Step</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6F4E65"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1F5AA0"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E46F1C" w14:textId="77777777" w:rsidR="00882086" w:rsidRDefault="00000000">
            <w:pPr>
              <w:spacing w:before="20" w:after="20"/>
              <w:rPr>
                <w:sz w:val="19"/>
                <w:szCs w:val="19"/>
              </w:rPr>
            </w:pPr>
            <w:r>
              <w:rPr>
                <w:sz w:val="19"/>
                <w:szCs w:val="19"/>
              </w:rPr>
              <w:t>Your Steps ignore difficult terrain.</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876DD9" w14:textId="77777777" w:rsidR="00882086" w:rsidRDefault="00000000">
            <w:pPr>
              <w:spacing w:before="20" w:after="20"/>
              <w:rPr>
                <w:sz w:val="19"/>
                <w:szCs w:val="19"/>
              </w:rPr>
            </w:pPr>
            <w:r>
              <w:rPr>
                <w:sz w:val="19"/>
                <w:szCs w:val="19"/>
              </w:rPr>
              <w:t>Agility</w:t>
            </w:r>
          </w:p>
        </w:tc>
      </w:tr>
      <w:tr w:rsidR="00882086" w14:paraId="1BFCA46E"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F64395" w14:textId="77777777" w:rsidR="00882086" w:rsidRDefault="00000000">
            <w:pPr>
              <w:spacing w:before="20" w:after="20"/>
              <w:rPr>
                <w:sz w:val="19"/>
                <w:szCs w:val="19"/>
              </w:rPr>
            </w:pPr>
            <w:r>
              <w:rPr>
                <w:sz w:val="19"/>
                <w:szCs w:val="19"/>
              </w:rPr>
              <w:t xml:space="preserve">Slip the Line </w:t>
            </w:r>
            <w:r>
              <w:rPr>
                <w:rFonts w:ascii="Segoe UI Symbol" w:hAnsi="Segoe UI Symbol" w:cs="Segoe UI Symbol"/>
                <w:sz w:val="19"/>
                <w:szCs w:val="19"/>
              </w:rPr>
              <w:t>⓿</w:t>
            </w:r>
            <w:r>
              <w:rPr>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8B76CF"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59A834"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96DE42" w14:textId="77777777" w:rsidR="00882086" w:rsidRDefault="00000000">
            <w:pPr>
              <w:spacing w:before="20" w:after="20"/>
              <w:rPr>
                <w:sz w:val="19"/>
                <w:szCs w:val="19"/>
              </w:rPr>
            </w:pPr>
            <w:r>
              <w:rPr>
                <w:sz w:val="19"/>
                <w:szCs w:val="19"/>
              </w:rPr>
              <w:t>Posture +2 to your Evade against one attack. If the blow does not Hit, you end in any square adjacent to the attacker, your choice.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6D95E1F" w14:textId="77777777" w:rsidR="00882086" w:rsidRDefault="00000000">
            <w:pPr>
              <w:spacing w:before="20" w:after="20"/>
              <w:rPr>
                <w:sz w:val="19"/>
                <w:szCs w:val="19"/>
              </w:rPr>
            </w:pPr>
            <w:r>
              <w:rPr>
                <w:sz w:val="19"/>
                <w:szCs w:val="19"/>
              </w:rPr>
              <w:t>Agility</w:t>
            </w:r>
          </w:p>
        </w:tc>
      </w:tr>
      <w:tr w:rsidR="00882086" w14:paraId="58714622"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3CC948" w14:textId="77777777" w:rsidR="00882086" w:rsidRDefault="00000000">
            <w:pPr>
              <w:spacing w:before="20" w:after="20"/>
              <w:rPr>
                <w:sz w:val="19"/>
                <w:szCs w:val="19"/>
              </w:rPr>
            </w:pPr>
            <w:r>
              <w:rPr>
                <w:sz w:val="19"/>
                <w:szCs w:val="19"/>
              </w:rPr>
              <w:t xml:space="preserve">Drop Flat </w:t>
            </w:r>
            <w:r>
              <w:rPr>
                <w:rFonts w:ascii="Segoe UI Symbol" w:hAnsi="Segoe UI Symbol" w:cs="Segoe UI Symbol"/>
                <w:sz w:val="19"/>
                <w:szCs w:val="19"/>
              </w:rPr>
              <w:t>⓿</w:t>
            </w:r>
            <w:r>
              <w:rPr>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02A746"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D7F348"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9CFC9B" w14:textId="77777777" w:rsidR="00882086" w:rsidRDefault="00000000">
            <w:pPr>
              <w:spacing w:before="20" w:after="20"/>
              <w:rPr>
                <w:i/>
                <w:iCs/>
                <w:sz w:val="19"/>
                <w:szCs w:val="19"/>
              </w:rPr>
            </w:pPr>
            <w:r>
              <w:rPr>
                <w:sz w:val="19"/>
                <w:szCs w:val="19"/>
              </w:rPr>
              <w:t xml:space="preserve">Posture </w:t>
            </w:r>
            <w:r>
              <w:rPr>
                <w:i/>
                <w:iCs/>
                <w:sz w:val="19"/>
                <w:szCs w:val="19"/>
              </w:rPr>
              <w:t>+</w:t>
            </w:r>
            <w:r>
              <w:rPr>
                <w:sz w:val="19"/>
                <w:szCs w:val="19"/>
              </w:rPr>
              <w:t>4 to your Evade against every attack until your next Opportunity. You end prone.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938C12" w14:textId="77777777" w:rsidR="00882086" w:rsidRDefault="00000000">
            <w:pPr>
              <w:spacing w:before="20" w:after="20"/>
              <w:rPr>
                <w:sz w:val="19"/>
                <w:szCs w:val="19"/>
              </w:rPr>
            </w:pPr>
            <w:r>
              <w:rPr>
                <w:sz w:val="19"/>
                <w:szCs w:val="19"/>
              </w:rPr>
              <w:t>Agility</w:t>
            </w:r>
          </w:p>
        </w:tc>
      </w:tr>
    </w:tbl>
    <w:p w14:paraId="0C9C7E04" w14:textId="77777777" w:rsidR="00882086" w:rsidRDefault="00882086"/>
    <w:p w14:paraId="6A9B160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Guard</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8"/>
        <w:gridCol w:w="16"/>
        <w:gridCol w:w="454"/>
        <w:gridCol w:w="1167"/>
        <w:gridCol w:w="123"/>
        <w:gridCol w:w="6177"/>
        <w:gridCol w:w="805"/>
      </w:tblGrid>
      <w:tr w:rsidR="00882086" w14:paraId="369871B6" w14:textId="77777777">
        <w:trPr>
          <w:cantSplit/>
          <w:tblHeader/>
        </w:trPr>
        <w:tc>
          <w:tcPr>
            <w:tcW w:w="132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AA7E0D4" w14:textId="77777777" w:rsidR="00882086" w:rsidRDefault="00000000">
            <w:pPr>
              <w:spacing w:before="20" w:after="20"/>
            </w:pPr>
            <w:r>
              <w:rPr>
                <w:b/>
                <w:bCs/>
                <w:color w:val="FFFFFF"/>
                <w:sz w:val="19"/>
                <w:szCs w:val="19"/>
              </w:rPr>
              <w:t>Talent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75691541" w14:textId="77777777" w:rsidR="00882086" w:rsidRDefault="00000000">
            <w:pPr>
              <w:spacing w:before="20" w:after="20"/>
            </w:pPr>
            <w:r>
              <w:rPr>
                <w:b/>
                <w:bCs/>
                <w:color w:val="FFFFFF"/>
                <w:sz w:val="19"/>
                <w:szCs w:val="19"/>
              </w:rPr>
              <w:t>Tier</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5B616290" w14:textId="77777777" w:rsidR="00882086" w:rsidRDefault="00000000">
            <w:pPr>
              <w:spacing w:before="20" w:after="20"/>
            </w:pPr>
            <w:r>
              <w:rPr>
                <w:b/>
                <w:bCs/>
                <w:color w:val="FFFFFF"/>
                <w:sz w:val="19"/>
                <w:szCs w:val="19"/>
              </w:rPr>
              <w:t>Requires</w:t>
            </w:r>
          </w:p>
        </w:tc>
        <w:tc>
          <w:tcPr>
            <w:tcW w:w="617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20F0335"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4FADA60" w14:textId="77777777" w:rsidR="00882086" w:rsidRDefault="00000000">
            <w:pPr>
              <w:spacing w:before="20" w:after="20"/>
              <w:rPr>
                <w:b/>
                <w:bCs/>
                <w:color w:val="FFFFFF"/>
                <w:sz w:val="19"/>
                <w:szCs w:val="19"/>
              </w:rPr>
            </w:pPr>
            <w:r>
              <w:rPr>
                <w:b/>
                <w:bCs/>
                <w:color w:val="FFFFFF"/>
                <w:sz w:val="19"/>
                <w:szCs w:val="19"/>
              </w:rPr>
              <w:t>Key Attribute</w:t>
            </w:r>
          </w:p>
        </w:tc>
      </w:tr>
      <w:tr w:rsidR="00882086" w14:paraId="2C10D3B6"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4F2EFC" w14:textId="77777777" w:rsidR="00882086" w:rsidRDefault="00000000">
            <w:pPr>
              <w:spacing w:before="20" w:after="20"/>
              <w:rPr>
                <w:sz w:val="19"/>
                <w:szCs w:val="19"/>
              </w:rPr>
            </w:pPr>
            <w:r>
              <w:rPr>
                <w:sz w:val="19"/>
                <w:szCs w:val="19"/>
              </w:rPr>
              <w:t>Guard Training</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25CA2130"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667E549" w14:textId="77777777" w:rsidR="00882086" w:rsidRDefault="00000000">
            <w:pPr>
              <w:spacing w:before="20" w:after="20"/>
            </w:pPr>
            <w:r>
              <w:t>N/A</w:t>
            </w:r>
          </w:p>
        </w:tc>
        <w:tc>
          <w:tcPr>
            <w:tcW w:w="61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D3F9DC" w14:textId="77777777" w:rsidR="00882086" w:rsidRDefault="00000000">
            <w:pPr>
              <w:spacing w:before="20" w:after="20"/>
              <w:rPr>
                <w:sz w:val="19"/>
                <w:szCs w:val="19"/>
              </w:rPr>
            </w:pPr>
            <w:r>
              <w:rPr>
                <w:sz w:val="19"/>
                <w:szCs w:val="19"/>
              </w:rPr>
              <w:t xml:space="preserve">You are Trained in </w:t>
            </w:r>
            <w:r>
              <w:rPr>
                <w:i/>
                <w:iCs/>
                <w:sz w:val="19"/>
                <w:szCs w:val="19"/>
              </w:rPr>
              <w:t>Guard</w:t>
            </w:r>
            <w:r>
              <w:rPr>
                <w:sz w:val="19"/>
                <w:szCs w:val="19"/>
              </w:rPr>
              <w:t xml:space="preserve">: add this Constellation’s Proficiency Bonus to your </w:t>
            </w:r>
            <w:r>
              <w:rPr>
                <w:i/>
                <w:iCs/>
                <w:sz w:val="19"/>
                <w:szCs w:val="19"/>
              </w:rPr>
              <w:t>Guard</w:t>
            </w:r>
            <w:r>
              <w:rPr>
                <w:sz w:val="19"/>
                <w:szCs w:val="19"/>
              </w:rPr>
              <w:t xml:space="preserve"> checks. It is the number attack rolls are measured against when you meet a blow with weapon, shield, or braced arm, and the check you roll against fear, charm, confusion, and other assaults on your composure. Guard answers Blows and Beguilement, and answers a ranged Blow only with a shield Raised.</w:t>
            </w:r>
          </w:p>
          <w:p w14:paraId="61254CAE" w14:textId="77777777" w:rsidR="00882086" w:rsidRDefault="00882086">
            <w:pPr>
              <w:spacing w:before="20" w:after="20"/>
              <w:rPr>
                <w:sz w:val="19"/>
                <w:szCs w:val="19"/>
              </w:rPr>
            </w:pPr>
          </w:p>
          <w:p w14:paraId="6EFB8E71" w14:textId="77777777" w:rsidR="00882086" w:rsidRDefault="00000000">
            <w:pPr>
              <w:spacing w:before="20" w:after="20"/>
              <w:rPr>
                <w:sz w:val="19"/>
                <w:szCs w:val="19"/>
              </w:rPr>
            </w:pPr>
            <w:r>
              <w:rPr>
                <w:sz w:val="19"/>
                <w:szCs w:val="19"/>
              </w:rPr>
              <w:t xml:space="preserve">You gain the </w:t>
            </w:r>
            <w:r>
              <w:rPr>
                <w:b/>
                <w:bCs/>
                <w:sz w:val="19"/>
                <w:szCs w:val="19"/>
              </w:rPr>
              <w:t>Parry ❶↺</w:t>
            </w:r>
            <w:r>
              <w:rPr>
                <w:sz w:val="19"/>
                <w:szCs w:val="19"/>
              </w:rPr>
              <w:t xml:space="preserve"> Reaction, and the Set Your Feet ⓿↺ Posture:</w:t>
            </w:r>
          </w:p>
          <w:p w14:paraId="43948015" w14:textId="77777777" w:rsidR="00882086" w:rsidRDefault="00882086">
            <w:pPr>
              <w:spacing w:before="20" w:after="20"/>
              <w:rPr>
                <w:sz w:val="19"/>
                <w:szCs w:val="19"/>
              </w:rPr>
            </w:pPr>
          </w:p>
          <w:p w14:paraId="3302895C" w14:textId="77777777" w:rsidR="00882086" w:rsidRDefault="00000000">
            <w:pPr>
              <w:spacing w:before="20" w:after="20"/>
              <w:rPr>
                <w:sz w:val="19"/>
                <w:szCs w:val="19"/>
              </w:rPr>
            </w:pPr>
            <w:r>
              <w:rPr>
                <w:sz w:val="19"/>
                <w:szCs w:val="19"/>
              </w:rPr>
              <w:t xml:space="preserve">You gain a +2 Situation bonus to </w:t>
            </w:r>
            <w:r>
              <w:rPr>
                <w:i/>
                <w:iCs/>
                <w:sz w:val="19"/>
                <w:szCs w:val="19"/>
              </w:rPr>
              <w:t>Guard</w:t>
            </w:r>
            <w:r>
              <w:rPr>
                <w:sz w:val="19"/>
                <w:szCs w:val="19"/>
              </w:rPr>
              <w:t xml:space="preserve"> for the triggering attack.</w:t>
            </w:r>
          </w:p>
          <w:p w14:paraId="035C5F33" w14:textId="77777777" w:rsidR="00882086" w:rsidRDefault="00000000">
            <w:pPr>
              <w:spacing w:before="20" w:after="20"/>
              <w:rPr>
                <w:sz w:val="19"/>
                <w:szCs w:val="19"/>
              </w:rPr>
            </w:pPr>
            <w:r>
              <w:rPr>
                <w:sz w:val="19"/>
                <w:szCs w:val="19"/>
              </w:rPr>
              <w:t>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BCD3AA" w14:textId="77777777" w:rsidR="00882086" w:rsidRDefault="00000000">
            <w:pPr>
              <w:spacing w:before="20" w:after="20"/>
              <w:rPr>
                <w:sz w:val="19"/>
                <w:szCs w:val="19"/>
              </w:rPr>
            </w:pPr>
            <w:r>
              <w:rPr>
                <w:sz w:val="19"/>
                <w:szCs w:val="19"/>
              </w:rPr>
              <w:t>Presence</w:t>
            </w:r>
          </w:p>
        </w:tc>
      </w:tr>
      <w:tr w:rsidR="00882086" w14:paraId="5B834119"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96B460" w14:textId="77777777" w:rsidR="00882086" w:rsidRDefault="00000000">
            <w:pPr>
              <w:spacing w:before="20" w:after="20"/>
            </w:pPr>
            <w:r>
              <w:rPr>
                <w:sz w:val="19"/>
                <w:szCs w:val="19"/>
              </w:rPr>
              <w:t xml:space="preserve">Catch the Blade </w:t>
            </w:r>
            <w:r>
              <w:rPr>
                <w:rFonts w:ascii="Segoe UI Symbol" w:hAnsi="Segoe UI Symbol" w:cs="Segoe UI Symbol"/>
                <w:sz w:val="19"/>
                <w:szCs w:val="19"/>
              </w:rPr>
              <w:t>⓿</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C9296BF"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7EAE0F59" w14:textId="77777777" w:rsidR="00882086" w:rsidRDefault="00000000">
            <w:pPr>
              <w:spacing w:before="20" w:after="20"/>
            </w:pPr>
            <w: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8FD419" w14:textId="77777777" w:rsidR="00882086" w:rsidRDefault="00000000">
            <w:pPr>
              <w:spacing w:before="20" w:after="20"/>
            </w:pPr>
            <w:r>
              <w:rPr>
                <w:sz w:val="19"/>
                <w:szCs w:val="19"/>
              </w:rPr>
              <w:t xml:space="preserve">Posture +2 to your </w:t>
            </w:r>
            <w:r>
              <w:rPr>
                <w:i/>
                <w:iCs/>
                <w:sz w:val="19"/>
                <w:szCs w:val="19"/>
              </w:rPr>
              <w:t>Guard</w:t>
            </w:r>
            <w:r>
              <w:rPr>
                <w:sz w:val="19"/>
                <w:szCs w:val="19"/>
              </w:rPr>
              <w:t xml:space="preserve"> against one melee attack made with a weapon or natural weapon you could Bind. If the blow does not Hit, you take Control of the attacking weapon as though you had Parried. 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C8AC36" w14:textId="77777777" w:rsidR="00882086" w:rsidRDefault="00000000">
            <w:pPr>
              <w:spacing w:before="20" w:after="20"/>
            </w:pPr>
            <w:r>
              <w:rPr>
                <w:sz w:val="19"/>
                <w:szCs w:val="19"/>
              </w:rPr>
              <w:t>Presence</w:t>
            </w:r>
          </w:p>
        </w:tc>
      </w:tr>
      <w:tr w:rsidR="00882086" w14:paraId="41E6EAB1"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653FBC" w14:textId="77777777" w:rsidR="00882086" w:rsidRDefault="00000000">
            <w:pPr>
              <w:spacing w:before="20" w:after="20"/>
              <w:rPr>
                <w:sz w:val="19"/>
                <w:szCs w:val="19"/>
              </w:rPr>
            </w:pPr>
            <w:r>
              <w:rPr>
                <w:sz w:val="19"/>
                <w:szCs w:val="19"/>
              </w:rPr>
              <w:t xml:space="preserve">Kneel Behind the Shield </w:t>
            </w:r>
            <w:r>
              <w:rPr>
                <w:rFonts w:ascii="Segoe UI Symbol" w:hAnsi="Segoe UI Symbol" w:cs="Segoe UI Symbol"/>
                <w:sz w:val="19"/>
                <w:szCs w:val="19"/>
              </w:rPr>
              <w:t>⓿</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84AFF77"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0374ED9" w14:textId="77777777" w:rsidR="00882086" w:rsidRDefault="00000000">
            <w:pPr>
              <w:spacing w:before="20" w:after="20"/>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D8B3C6" w14:textId="77777777" w:rsidR="00882086" w:rsidRDefault="00000000">
            <w:pPr>
              <w:spacing w:before="20" w:after="20"/>
              <w:rPr>
                <w:sz w:val="19"/>
                <w:szCs w:val="19"/>
              </w:rPr>
            </w:pPr>
            <w:r>
              <w:rPr>
                <w:sz w:val="19"/>
                <w:szCs w:val="19"/>
              </w:rPr>
              <w:t>Posture You must have a shield Raised.</w:t>
            </w:r>
          </w:p>
          <w:p w14:paraId="48757DB5" w14:textId="77777777" w:rsidR="00882086" w:rsidRDefault="00882086">
            <w:pPr>
              <w:spacing w:before="20" w:after="20"/>
              <w:rPr>
                <w:sz w:val="19"/>
                <w:szCs w:val="19"/>
              </w:rPr>
            </w:pPr>
          </w:p>
          <w:p w14:paraId="5E646D3B" w14:textId="77777777" w:rsidR="00882086" w:rsidRDefault="00000000">
            <w:pPr>
              <w:spacing w:before="20" w:after="20"/>
              <w:rPr>
                <w:sz w:val="19"/>
                <w:szCs w:val="19"/>
              </w:rPr>
            </w:pPr>
            <w:r>
              <w:rPr>
                <w:sz w:val="19"/>
                <w:szCs w:val="19"/>
              </w:rPr>
              <w:t>+4 to your</w:t>
            </w:r>
            <w:r>
              <w:rPr>
                <w:i/>
                <w:iCs/>
                <w:sz w:val="19"/>
                <w:szCs w:val="19"/>
              </w:rPr>
              <w:t xml:space="preserve"> Guard</w:t>
            </w:r>
            <w:r>
              <w:rPr>
                <w:sz w:val="19"/>
                <w:szCs w:val="19"/>
              </w:rPr>
              <w:t xml:space="preserve"> against every attack until your next Opportunity. Your Arms become Exposed, and your Speed is 0 until you spend an action to rise.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DBF6087" w14:textId="77777777" w:rsidR="00882086" w:rsidRDefault="00000000">
            <w:pPr>
              <w:spacing w:before="20" w:after="20"/>
              <w:rPr>
                <w:sz w:val="19"/>
                <w:szCs w:val="19"/>
              </w:rPr>
            </w:pPr>
            <w:r>
              <w:rPr>
                <w:sz w:val="19"/>
                <w:szCs w:val="19"/>
              </w:rPr>
              <w:t>Presence</w:t>
            </w:r>
          </w:p>
        </w:tc>
      </w:tr>
      <w:tr w:rsidR="00882086" w14:paraId="30BC7D50"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2C6655C" w14:textId="77777777" w:rsidR="00882086" w:rsidRDefault="00000000">
            <w:pPr>
              <w:spacing w:before="20" w:after="20"/>
              <w:rPr>
                <w:sz w:val="19"/>
                <w:szCs w:val="19"/>
              </w:rPr>
            </w:pPr>
            <w:r>
              <w:rPr>
                <w:sz w:val="19"/>
                <w:szCs w:val="19"/>
              </w:rPr>
              <w:t>Unshaken</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02B6B31"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CBBF870"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36BF06" w14:textId="77777777" w:rsidR="00882086" w:rsidRDefault="00000000">
            <w:pPr>
              <w:spacing w:before="20" w:after="20"/>
              <w:rPr>
                <w:sz w:val="19"/>
                <w:szCs w:val="19"/>
              </w:rPr>
            </w:pPr>
            <w:r>
              <w:rPr>
                <w:sz w:val="19"/>
                <w:szCs w:val="19"/>
              </w:rPr>
              <w:t>The first time each encounter that you take a Posture, it Exposes nothing.</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4B16F4" w14:textId="77777777" w:rsidR="00882086" w:rsidRDefault="00000000">
            <w:pPr>
              <w:spacing w:before="20" w:after="20"/>
              <w:rPr>
                <w:sz w:val="19"/>
                <w:szCs w:val="19"/>
              </w:rPr>
            </w:pPr>
            <w:r>
              <w:rPr>
                <w:sz w:val="19"/>
                <w:szCs w:val="19"/>
              </w:rPr>
              <w:t>Presence</w:t>
            </w:r>
          </w:p>
        </w:tc>
      </w:tr>
      <w:tr w:rsidR="00882086" w14:paraId="5F6EE702"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202467" w14:textId="77777777" w:rsidR="00882086" w:rsidRDefault="00000000">
            <w:pPr>
              <w:spacing w:before="20" w:after="20"/>
              <w:rPr>
                <w:sz w:val="19"/>
                <w:szCs w:val="19"/>
              </w:rPr>
            </w:pPr>
            <w:r>
              <w:rPr>
                <w:sz w:val="19"/>
                <w:szCs w:val="19"/>
              </w:rPr>
              <w:t xml:space="preserve">Deflecting Palms </w:t>
            </w:r>
            <w:r>
              <w:rPr>
                <w:rFonts w:ascii="Segoe UI Symbol" w:hAnsi="Segoe UI Symbol" w:cs="Segoe UI Symbol"/>
                <w:sz w:val="19"/>
                <w:szCs w:val="19"/>
              </w:rPr>
              <w:t>❶</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E21620D"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1BB765E"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FB8F8B2" w14:textId="77777777" w:rsidR="00882086" w:rsidRDefault="00000000">
            <w:pPr>
              <w:spacing w:before="20" w:after="20"/>
              <w:rPr>
                <w:sz w:val="19"/>
                <w:szCs w:val="19"/>
              </w:rPr>
            </w:pPr>
            <w:r>
              <w:rPr>
                <w:b/>
                <w:bCs/>
                <w:sz w:val="19"/>
                <w:szCs w:val="19"/>
              </w:rPr>
              <w:t>Trigger</w:t>
            </w:r>
            <w:r>
              <w:rPr>
                <w:sz w:val="19"/>
                <w:szCs w:val="19"/>
              </w:rPr>
              <w:t xml:space="preserve"> You are hit and have a hand free.</w:t>
            </w:r>
          </w:p>
          <w:p w14:paraId="3629AAF1" w14:textId="77777777" w:rsidR="00882086" w:rsidRDefault="00000000">
            <w:pPr>
              <w:spacing w:before="20" w:after="20"/>
              <w:rPr>
                <w:sz w:val="19"/>
                <w:szCs w:val="19"/>
              </w:rPr>
            </w:pPr>
            <w:r>
              <w:rPr>
                <w:b/>
                <w:bCs/>
                <w:sz w:val="19"/>
                <w:szCs w:val="19"/>
              </w:rPr>
              <w:t>Effect</w:t>
            </w:r>
            <w:r>
              <w:rPr>
                <w:sz w:val="19"/>
                <w:szCs w:val="19"/>
              </w:rPr>
              <w:t xml:space="preserve"> Reduce that attack's damage by 2 plus your Presence.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78FB710" w14:textId="77777777" w:rsidR="00882086" w:rsidRDefault="00000000">
            <w:pPr>
              <w:spacing w:before="20" w:after="20"/>
              <w:rPr>
                <w:sz w:val="19"/>
                <w:szCs w:val="19"/>
              </w:rPr>
            </w:pPr>
            <w:r>
              <w:rPr>
                <w:sz w:val="19"/>
                <w:szCs w:val="19"/>
              </w:rPr>
              <w:t>Presence</w:t>
            </w:r>
          </w:p>
        </w:tc>
      </w:tr>
      <w:tr w:rsidR="00882086" w14:paraId="7B73A8BC"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A11DDB" w14:textId="77777777" w:rsidR="00882086" w:rsidRDefault="00000000">
            <w:pPr>
              <w:spacing w:before="20" w:after="20"/>
              <w:rPr>
                <w:sz w:val="19"/>
                <w:szCs w:val="19"/>
              </w:rPr>
            </w:pPr>
            <w:r>
              <w:rPr>
                <w:sz w:val="19"/>
                <w:szCs w:val="19"/>
              </w:rPr>
              <w:lastRenderedPageBreak/>
              <w:t xml:space="preserve">Cover the Angle </w:t>
            </w:r>
            <w:r>
              <w:rPr>
                <w:rFonts w:ascii="Segoe UI Symbol" w:hAnsi="Segoe UI Symbol" w:cs="Segoe UI Symbol"/>
                <w:sz w:val="19"/>
                <w:szCs w:val="19"/>
              </w:rPr>
              <w:t>❶</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C032424"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F8E3ACA"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723CB0" w14:textId="77777777" w:rsidR="00882086" w:rsidRDefault="00000000">
            <w:pPr>
              <w:spacing w:before="20" w:after="20"/>
              <w:rPr>
                <w:sz w:val="19"/>
                <w:szCs w:val="19"/>
              </w:rPr>
            </w:pPr>
            <w:r>
              <w:rPr>
                <w:b/>
                <w:bCs/>
                <w:sz w:val="19"/>
                <w:szCs w:val="19"/>
              </w:rPr>
              <w:t>Trigger</w:t>
            </w:r>
            <w:r>
              <w:rPr>
                <w:sz w:val="19"/>
                <w:szCs w:val="19"/>
              </w:rPr>
              <w:t xml:space="preserve"> An adjacent ally is attacked.</w:t>
            </w:r>
          </w:p>
          <w:p w14:paraId="3F8EF598" w14:textId="77777777" w:rsidR="00882086" w:rsidRDefault="00000000">
            <w:pPr>
              <w:spacing w:before="20" w:after="20"/>
              <w:rPr>
                <w:sz w:val="19"/>
                <w:szCs w:val="19"/>
              </w:rPr>
            </w:pPr>
            <w:r>
              <w:rPr>
                <w:b/>
                <w:bCs/>
                <w:sz w:val="19"/>
                <w:szCs w:val="19"/>
              </w:rPr>
              <w:t>Effect</w:t>
            </w:r>
            <w:r>
              <w:rPr>
                <w:sz w:val="19"/>
                <w:szCs w:val="19"/>
              </w:rPr>
              <w:t xml:space="preserve"> The attack is measured against your</w:t>
            </w:r>
            <w:r>
              <w:rPr>
                <w:i/>
                <w:iCs/>
                <w:sz w:val="19"/>
                <w:szCs w:val="19"/>
              </w:rPr>
              <w:t xml:space="preserve"> Guard</w:t>
            </w:r>
            <w:r>
              <w:rPr>
                <w:sz w:val="19"/>
                <w:szCs w:val="19"/>
              </w:rPr>
              <w:t xml:space="preserve"> instead of their chosen Defense, and any Bind that forms is with your weapon or shield.</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7090E6" w14:textId="77777777" w:rsidR="00882086" w:rsidRDefault="00000000">
            <w:pPr>
              <w:spacing w:before="20" w:after="20"/>
              <w:rPr>
                <w:sz w:val="19"/>
                <w:szCs w:val="19"/>
              </w:rPr>
            </w:pPr>
            <w:r>
              <w:rPr>
                <w:sz w:val="19"/>
                <w:szCs w:val="19"/>
              </w:rPr>
              <w:t>Presence</w:t>
            </w:r>
          </w:p>
        </w:tc>
      </w:tr>
      <w:tr w:rsidR="00882086" w14:paraId="4C9D7521" w14:textId="77777777">
        <w:trPr>
          <w:cantSplit/>
        </w:trPr>
        <w:tc>
          <w:tcPr>
            <w:tcW w:w="1344"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F1D24B1" w14:textId="77777777" w:rsidR="00882086" w:rsidRDefault="00000000">
            <w:pPr>
              <w:spacing w:before="20" w:after="20"/>
              <w:rPr>
                <w:sz w:val="19"/>
                <w:szCs w:val="19"/>
              </w:rPr>
            </w:pPr>
            <w:r>
              <w:rPr>
                <w:sz w:val="19"/>
                <w:szCs w:val="19"/>
              </w:rPr>
              <w:t>Larger than Life</w:t>
            </w:r>
          </w:p>
        </w:tc>
        <w:tc>
          <w:tcPr>
            <w:tcW w:w="45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155F76" w14:textId="77777777" w:rsidR="00882086" w:rsidRDefault="00000000">
            <w:pPr>
              <w:spacing w:before="20" w:after="20"/>
              <w:rPr>
                <w:sz w:val="19"/>
                <w:szCs w:val="19"/>
              </w:rPr>
            </w:pPr>
            <w:r>
              <w:rPr>
                <w:sz w:val="19"/>
                <w:szCs w:val="19"/>
              </w:rPr>
              <w:t>T</w:t>
            </w:r>
          </w:p>
        </w:tc>
        <w:tc>
          <w:tcPr>
            <w:tcW w:w="11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FBFE72" w14:textId="77777777" w:rsidR="00882086" w:rsidRDefault="00000000">
            <w:pPr>
              <w:spacing w:before="20" w:after="20"/>
              <w:rPr>
                <w:sz w:val="19"/>
                <w:szCs w:val="19"/>
              </w:rPr>
            </w:pPr>
            <w:r>
              <w:rPr>
                <w:sz w:val="19"/>
                <w:szCs w:val="19"/>
              </w:rPr>
              <w:t>Guard Training</w:t>
            </w:r>
          </w:p>
        </w:tc>
        <w:tc>
          <w:tcPr>
            <w:tcW w:w="630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05D2751" w14:textId="77777777" w:rsidR="00882086" w:rsidRDefault="00000000">
            <w:pPr>
              <w:spacing w:before="20" w:after="20"/>
              <w:rPr>
                <w:sz w:val="19"/>
                <w:szCs w:val="19"/>
              </w:rPr>
            </w:pPr>
            <w:r>
              <w:rPr>
                <w:b/>
                <w:bCs/>
                <w:sz w:val="19"/>
                <w:szCs w:val="19"/>
              </w:rPr>
              <w:t>Requirements</w:t>
            </w:r>
            <w:r>
              <w:rPr>
                <w:sz w:val="19"/>
                <w:szCs w:val="19"/>
              </w:rPr>
              <w:t xml:space="preserve"> You are wearing Plate in all Zones.</w:t>
            </w:r>
          </w:p>
          <w:p w14:paraId="20BA2858" w14:textId="77777777" w:rsidR="00882086" w:rsidRDefault="00882086">
            <w:pPr>
              <w:spacing w:before="20" w:after="20"/>
              <w:rPr>
                <w:sz w:val="19"/>
                <w:szCs w:val="19"/>
              </w:rPr>
            </w:pPr>
          </w:p>
          <w:p w14:paraId="20AA6A3F" w14:textId="77777777" w:rsidR="00882086" w:rsidRDefault="00000000">
            <w:pPr>
              <w:spacing w:before="20" w:after="20"/>
              <w:rPr>
                <w:sz w:val="19"/>
                <w:szCs w:val="19"/>
              </w:rPr>
            </w:pPr>
            <w:r>
              <w:rPr>
                <w:sz w:val="19"/>
                <w:szCs w:val="19"/>
              </w:rPr>
              <w:t>Though you don't get any larger, you're treated as one size larger for the purposes of affecting other creatures with actions like Disarm, Grapple, Reposition, Shove, and Trip while wearing heavy armor. Similarly, you're treated as one size larger for the purposes of creatures affecting you with those same actions, as well as with Swallow Whole and similar actions, while wearing heavy armor.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4BAC828" w14:textId="77777777" w:rsidR="00882086" w:rsidRDefault="00000000">
            <w:pPr>
              <w:spacing w:before="20" w:after="20"/>
              <w:rPr>
                <w:sz w:val="19"/>
                <w:szCs w:val="19"/>
              </w:rPr>
            </w:pPr>
            <w:r>
              <w:rPr>
                <w:sz w:val="19"/>
                <w:szCs w:val="19"/>
              </w:rPr>
              <w:t>Might</w:t>
            </w:r>
          </w:p>
        </w:tc>
      </w:tr>
    </w:tbl>
    <w:p w14:paraId="4FA36195" w14:textId="77777777" w:rsidR="00882086" w:rsidRDefault="00882086"/>
    <w:p w14:paraId="49E36ED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Endure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75"/>
        <w:gridCol w:w="467"/>
        <w:gridCol w:w="920"/>
        <w:gridCol w:w="6306"/>
        <w:gridCol w:w="802"/>
      </w:tblGrid>
      <w:tr w:rsidR="00882086" w14:paraId="5D01027F" w14:textId="77777777">
        <w:trPr>
          <w:cantSplit/>
          <w:tblHeader/>
        </w:trPr>
        <w:tc>
          <w:tcPr>
            <w:tcW w:w="15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520F70B" w14:textId="77777777" w:rsidR="00882086" w:rsidRDefault="00000000">
            <w:pPr>
              <w:spacing w:before="20" w:after="20"/>
            </w:pPr>
            <w:r>
              <w:rPr>
                <w:b/>
                <w:bCs/>
                <w:color w:val="FFFFFF"/>
                <w:sz w:val="19"/>
                <w:szCs w:val="19"/>
              </w:rPr>
              <w:t>Talent</w:t>
            </w:r>
          </w:p>
        </w:tc>
        <w:tc>
          <w:tcPr>
            <w:tcW w:w="46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CB223E8" w14:textId="77777777" w:rsidR="00882086" w:rsidRDefault="00000000">
            <w:pPr>
              <w:spacing w:before="20" w:after="20"/>
            </w:pPr>
            <w:r>
              <w:rPr>
                <w:b/>
                <w:bCs/>
                <w:color w:val="FFFFFF"/>
                <w:sz w:val="19"/>
                <w:szCs w:val="19"/>
              </w:rPr>
              <w:t>Tier</w:t>
            </w:r>
          </w:p>
        </w:tc>
        <w:tc>
          <w:tcPr>
            <w:tcW w:w="9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185CFC" w14:textId="77777777" w:rsidR="00882086" w:rsidRDefault="00000000">
            <w:pPr>
              <w:spacing w:before="20" w:after="20"/>
            </w:pPr>
            <w:r>
              <w:rPr>
                <w:b/>
                <w:bCs/>
                <w:color w:val="FFFFFF"/>
                <w:sz w:val="19"/>
                <w:szCs w:val="19"/>
              </w:rPr>
              <w:t>Requires</w:t>
            </w:r>
          </w:p>
        </w:tc>
        <w:tc>
          <w:tcPr>
            <w:tcW w:w="63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6B42A5A" w14:textId="77777777" w:rsidR="00882086" w:rsidRDefault="00000000">
            <w:pPr>
              <w:spacing w:before="20" w:after="20"/>
            </w:pPr>
            <w:r>
              <w:rPr>
                <w:b/>
                <w:bCs/>
                <w:color w:val="FFFFFF"/>
                <w:sz w:val="19"/>
                <w:szCs w:val="19"/>
              </w:rPr>
              <w:t>Effect</w:t>
            </w:r>
          </w:p>
        </w:tc>
        <w:tc>
          <w:tcPr>
            <w:tcW w:w="80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28C9B3BC" w14:textId="77777777" w:rsidR="00882086" w:rsidRDefault="00000000">
            <w:pPr>
              <w:spacing w:before="20" w:after="20"/>
              <w:rPr>
                <w:b/>
                <w:bCs/>
                <w:color w:val="FFFFFF"/>
                <w:sz w:val="19"/>
                <w:szCs w:val="19"/>
              </w:rPr>
            </w:pPr>
            <w:r>
              <w:rPr>
                <w:b/>
                <w:bCs/>
                <w:color w:val="FFFFFF"/>
                <w:sz w:val="19"/>
                <w:szCs w:val="19"/>
              </w:rPr>
              <w:t>Key Attribute</w:t>
            </w:r>
          </w:p>
        </w:tc>
      </w:tr>
      <w:tr w:rsidR="00882086" w14:paraId="69D2FE82"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C99BC1" w14:textId="77777777" w:rsidR="00882086" w:rsidRDefault="00000000">
            <w:pPr>
              <w:spacing w:before="20" w:after="20"/>
              <w:rPr>
                <w:sz w:val="19"/>
                <w:szCs w:val="19"/>
              </w:rPr>
            </w:pPr>
            <w:r>
              <w:rPr>
                <w:sz w:val="19"/>
                <w:szCs w:val="19"/>
              </w:rPr>
              <w:t>Endure Training</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68F7E1" w14:textId="77777777" w:rsidR="00882086" w:rsidRDefault="00000000">
            <w:pPr>
              <w:spacing w:before="20" w:after="20"/>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FA587E" w14:textId="77777777" w:rsidR="00882086" w:rsidRDefault="00000000">
            <w:pPr>
              <w:spacing w:before="20" w:after="20"/>
            </w:pPr>
            <w:r>
              <w:t>N/A</w:t>
            </w:r>
          </w:p>
        </w:tc>
        <w:tc>
          <w:tcPr>
            <w:tcW w:w="63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21A706" w14:textId="77777777" w:rsidR="00882086" w:rsidRDefault="00000000">
            <w:pPr>
              <w:spacing w:before="20" w:after="20"/>
              <w:rPr>
                <w:sz w:val="19"/>
                <w:szCs w:val="19"/>
              </w:rPr>
            </w:pPr>
            <w:r>
              <w:rPr>
                <w:sz w:val="19"/>
                <w:szCs w:val="19"/>
              </w:rPr>
              <w:t>You are Trained in Endure: add this Constellation’s Proficiency Bonus to your Endure checks. It is the check you roll against poison, disease, exhaustion, and anything trying to break your body. Endure answers Blasts and Blights. You also reduce your Load Strain by 1 (to a minimum of 0) once you reach Expert rank, 2 at Master, and 3 at Legendary.</w:t>
            </w:r>
          </w:p>
        </w:tc>
        <w:tc>
          <w:tcPr>
            <w:tcW w:w="80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511756F" w14:textId="77777777" w:rsidR="00882086" w:rsidRDefault="00000000">
            <w:pPr>
              <w:spacing w:before="20" w:after="20"/>
              <w:rPr>
                <w:sz w:val="19"/>
                <w:szCs w:val="19"/>
              </w:rPr>
            </w:pPr>
            <w:r>
              <w:rPr>
                <w:sz w:val="19"/>
                <w:szCs w:val="19"/>
              </w:rPr>
              <w:t>Might</w:t>
            </w:r>
          </w:p>
        </w:tc>
      </w:tr>
      <w:tr w:rsidR="00882086" w14:paraId="15676421"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7AC39A" w14:textId="77777777" w:rsidR="00882086" w:rsidRDefault="00000000">
            <w:pPr>
              <w:spacing w:before="20" w:after="20"/>
              <w:rPr>
                <w:sz w:val="19"/>
                <w:szCs w:val="19"/>
              </w:rPr>
            </w:pPr>
            <w:r>
              <w:rPr>
                <w:sz w:val="19"/>
                <w:szCs w:val="19"/>
              </w:rPr>
              <w:t>Shrug It Off</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AEC6E2" w14:textId="77777777" w:rsidR="00882086" w:rsidRDefault="00000000">
            <w:pPr>
              <w:spacing w:before="20" w:after="20"/>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10A113" w14:textId="77777777" w:rsidR="00882086" w:rsidRDefault="00000000">
            <w:pPr>
              <w:spacing w:before="20" w:after="20"/>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0008A2" w14:textId="77777777" w:rsidR="00882086" w:rsidRDefault="00000000">
            <w:pPr>
              <w:spacing w:before="20" w:after="20"/>
              <w:rPr>
                <w:sz w:val="19"/>
                <w:szCs w:val="19"/>
              </w:rPr>
            </w:pPr>
            <w:r>
              <w:rPr>
                <w:sz w:val="19"/>
                <w:szCs w:val="19"/>
              </w:rPr>
              <w:t>Reduce each instance of persistent damage you take by your Might. This can never reduce it below 1.</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57E135" w14:textId="77777777" w:rsidR="00882086" w:rsidRDefault="00000000">
            <w:pPr>
              <w:spacing w:before="20" w:after="20"/>
              <w:rPr>
                <w:sz w:val="19"/>
                <w:szCs w:val="19"/>
              </w:rPr>
            </w:pPr>
            <w:r>
              <w:rPr>
                <w:sz w:val="19"/>
                <w:szCs w:val="19"/>
              </w:rPr>
              <w:t>Might</w:t>
            </w:r>
          </w:p>
        </w:tc>
      </w:tr>
      <w:tr w:rsidR="00882086" w14:paraId="6F128873"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791078" w14:textId="77777777" w:rsidR="00882086" w:rsidRDefault="00000000">
            <w:pPr>
              <w:spacing w:before="20" w:after="20"/>
              <w:rPr>
                <w:sz w:val="19"/>
                <w:szCs w:val="19"/>
              </w:rPr>
            </w:pPr>
            <w:r>
              <w:rPr>
                <w:sz w:val="19"/>
                <w:szCs w:val="19"/>
              </w:rPr>
              <w:t xml:space="preserve">Second Wind </w:t>
            </w:r>
            <w:r>
              <w:rPr>
                <w:rFonts w:ascii="Segoe UI Symbol" w:hAnsi="Segoe UI Symbol" w:cs="Segoe UI Symbol"/>
                <w:sz w:val="19"/>
                <w:szCs w:val="19"/>
              </w:rPr>
              <w:t>❷</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799433"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742BE"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08412D" w14:textId="77777777" w:rsidR="00882086" w:rsidRDefault="00000000">
            <w:pPr>
              <w:spacing w:before="20" w:after="20"/>
              <w:rPr>
                <w:sz w:val="19"/>
                <w:szCs w:val="19"/>
              </w:rPr>
            </w:pPr>
            <w:r>
              <w:rPr>
                <w:sz w:val="19"/>
                <w:szCs w:val="19"/>
              </w:rPr>
              <w:t>Once per day, dig deep: regain Vigor equal to half your level plus your Might.</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EB92023" w14:textId="77777777" w:rsidR="00882086" w:rsidRDefault="00000000">
            <w:pPr>
              <w:spacing w:before="20" w:after="20"/>
              <w:rPr>
                <w:sz w:val="19"/>
                <w:szCs w:val="19"/>
              </w:rPr>
            </w:pPr>
            <w:r>
              <w:rPr>
                <w:sz w:val="19"/>
                <w:szCs w:val="19"/>
              </w:rPr>
              <w:t>Might</w:t>
            </w:r>
          </w:p>
        </w:tc>
      </w:tr>
      <w:tr w:rsidR="00882086" w14:paraId="1A568AF4"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098449" w14:textId="77777777" w:rsidR="00882086" w:rsidRDefault="00000000">
            <w:pPr>
              <w:spacing w:before="20" w:after="20"/>
              <w:rPr>
                <w:sz w:val="19"/>
                <w:szCs w:val="19"/>
              </w:rPr>
            </w:pPr>
            <w:r>
              <w:rPr>
                <w:sz w:val="19"/>
                <w:szCs w:val="19"/>
              </w:rPr>
              <w:t>Braced Frame</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24BC8F"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62A433"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4201BB" w14:textId="77777777" w:rsidR="00882086" w:rsidRDefault="00000000">
            <w:pPr>
              <w:spacing w:before="20" w:after="20"/>
              <w:rPr>
                <w:sz w:val="19"/>
                <w:szCs w:val="19"/>
              </w:rPr>
            </w:pPr>
            <w:r>
              <w:rPr>
                <w:sz w:val="19"/>
                <w:szCs w:val="19"/>
              </w:rPr>
              <w:t xml:space="preserve">+2 Situation bonus to your </w:t>
            </w:r>
            <w:r>
              <w:rPr>
                <w:i/>
                <w:iCs/>
                <w:sz w:val="19"/>
                <w:szCs w:val="19"/>
              </w:rPr>
              <w:t>Guard</w:t>
            </w:r>
            <w:r>
              <w:rPr>
                <w:sz w:val="19"/>
                <w:szCs w:val="19"/>
              </w:rPr>
              <w:t xml:space="preserve"> against Shove, Trip, and Reposition.</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F494E87" w14:textId="77777777" w:rsidR="00882086" w:rsidRDefault="00000000">
            <w:pPr>
              <w:spacing w:before="20" w:after="20"/>
              <w:rPr>
                <w:sz w:val="19"/>
                <w:szCs w:val="19"/>
              </w:rPr>
            </w:pPr>
            <w:r>
              <w:rPr>
                <w:sz w:val="19"/>
                <w:szCs w:val="19"/>
              </w:rPr>
              <w:t>Might</w:t>
            </w:r>
          </w:p>
        </w:tc>
      </w:tr>
      <w:tr w:rsidR="00882086" w14:paraId="0701B1D0"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1D7A6D" w14:textId="77777777" w:rsidR="00882086" w:rsidRDefault="00000000">
            <w:pPr>
              <w:spacing w:before="20" w:after="20"/>
              <w:rPr>
                <w:sz w:val="19"/>
                <w:szCs w:val="19"/>
              </w:rPr>
            </w:pPr>
            <w:r>
              <w:rPr>
                <w:sz w:val="19"/>
                <w:szCs w:val="19"/>
              </w:rPr>
              <w:t xml:space="preserve">Blade Brake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EE5B86"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39F8CD"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0A9122" w14:textId="77777777" w:rsidR="00882086" w:rsidRDefault="00000000">
            <w:pPr>
              <w:spacing w:before="20" w:after="20"/>
              <w:rPr>
                <w:sz w:val="19"/>
                <w:szCs w:val="19"/>
              </w:rPr>
            </w:pPr>
            <w:r>
              <w:rPr>
                <w:b/>
                <w:bCs/>
                <w:sz w:val="19"/>
                <w:szCs w:val="19"/>
              </w:rPr>
              <w:t>Trigger</w:t>
            </w:r>
            <w:r>
              <w:rPr>
                <w:sz w:val="19"/>
                <w:szCs w:val="19"/>
              </w:rPr>
              <w:t xml:space="preserve"> You would be moved by a forced movement effect</w:t>
            </w:r>
          </w:p>
          <w:p w14:paraId="486EBC30" w14:textId="77777777" w:rsidR="00882086" w:rsidRDefault="00000000">
            <w:pPr>
              <w:spacing w:before="20" w:after="20"/>
              <w:rPr>
                <w:sz w:val="19"/>
                <w:szCs w:val="19"/>
              </w:rPr>
            </w:pPr>
            <w:r>
              <w:rPr>
                <w:b/>
                <w:bCs/>
                <w:sz w:val="19"/>
                <w:szCs w:val="19"/>
              </w:rPr>
              <w:t>Requirements</w:t>
            </w:r>
            <w:r>
              <w:rPr>
                <w:sz w:val="19"/>
                <w:szCs w:val="19"/>
              </w:rPr>
              <w:t xml:space="preserve"> You are wielding a melee weapon and are within reach of a hard surface</w:t>
            </w:r>
          </w:p>
          <w:p w14:paraId="5B365A92" w14:textId="77777777" w:rsidR="00882086" w:rsidRDefault="00000000">
            <w:pPr>
              <w:spacing w:before="20" w:after="20"/>
              <w:rPr>
                <w:sz w:val="19"/>
                <w:szCs w:val="19"/>
              </w:rPr>
            </w:pPr>
            <w:r>
              <w:rPr>
                <w:sz w:val="19"/>
                <w:szCs w:val="19"/>
              </w:rPr>
              <w:t>You plow your weapon into a floor, wall, or another sturdy surface, anchoring yourself in place. If you would be moved 6 feet or more, you are moved only 1 foot. Otherwise, you don’t move at all.</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F3D8AC6" w14:textId="77777777" w:rsidR="00882086" w:rsidRDefault="00000000">
            <w:pPr>
              <w:spacing w:before="20" w:after="20"/>
              <w:rPr>
                <w:sz w:val="19"/>
                <w:szCs w:val="19"/>
              </w:rPr>
            </w:pPr>
            <w:r>
              <w:rPr>
                <w:sz w:val="19"/>
                <w:szCs w:val="19"/>
              </w:rPr>
              <w:t>Might</w:t>
            </w:r>
          </w:p>
        </w:tc>
      </w:tr>
    </w:tbl>
    <w:p w14:paraId="670F30E8" w14:textId="77777777" w:rsidR="00882086" w:rsidRDefault="00882086"/>
    <w:p w14:paraId="4CD424E6" w14:textId="77777777" w:rsidR="00882086" w:rsidRDefault="00000000">
      <w:pPr>
        <w:pStyle w:val="Heading2"/>
        <w:keepNext/>
        <w:spacing w:before="240" w:after="120"/>
      </w:pPr>
      <w:bookmarkStart w:id="43" w:name="_Toc241476610"/>
      <w:r>
        <w:rPr>
          <w:rFonts w:eastAsia="Georgia"/>
          <w:b/>
          <w:bCs/>
          <w:color w:val="E2703A"/>
          <w:sz w:val="28"/>
          <w:szCs w:val="28"/>
        </w:rPr>
        <w:t>Skill Constellations</w:t>
      </w:r>
      <w:bookmarkEnd w:id="43"/>
    </w:p>
    <w:p w14:paraId="0198659F" w14:textId="77777777" w:rsidR="00882086" w:rsidRDefault="00000000">
      <w:pPr>
        <w:spacing w:after="120"/>
      </w:pPr>
      <w:r>
        <w:t>The Lore Constellation is a template: every Lore you take, Lore (Circus) or Lore (Warfare) or any other, is its own copy of it, so a character can grow several Lores side by side.</w:t>
      </w:r>
    </w:p>
    <w:tbl>
      <w:tblPr>
        <w:tblW w:w="3145" w:type="dxa"/>
        <w:tblLayout w:type="fixed"/>
        <w:tblCellMar>
          <w:top w:w="40" w:type="dxa"/>
          <w:left w:w="80" w:type="dxa"/>
          <w:bottom w:w="40" w:type="dxa"/>
          <w:right w:w="80" w:type="dxa"/>
        </w:tblCellMar>
        <w:tblLook w:val="04A0" w:firstRow="1" w:lastRow="0" w:firstColumn="1" w:lastColumn="0" w:noHBand="0" w:noVBand="1"/>
      </w:tblPr>
      <w:tblGrid>
        <w:gridCol w:w="1705"/>
        <w:gridCol w:w="1440"/>
      </w:tblGrid>
      <w:tr w:rsidR="00882086" w14:paraId="45821AA5" w14:textId="77777777">
        <w:trPr>
          <w:cantSplit/>
          <w:tblHeader/>
        </w:trPr>
        <w:tc>
          <w:tcPr>
            <w:tcW w:w="170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7F44FA" w14:textId="77777777" w:rsidR="00882086" w:rsidRDefault="00000000">
            <w:pPr>
              <w:spacing w:before="20" w:after="20"/>
            </w:pPr>
            <w:r>
              <w:rPr>
                <w:b/>
                <w:bCs/>
                <w:color w:val="FFFFFF"/>
                <w:sz w:val="19"/>
                <w:szCs w:val="19"/>
              </w:rPr>
              <w:t>Skill Constellation</w:t>
            </w:r>
          </w:p>
        </w:tc>
        <w:tc>
          <w:tcPr>
            <w:tcW w:w="14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385F7DA" w14:textId="77777777" w:rsidR="00882086" w:rsidRDefault="00000000">
            <w:pPr>
              <w:spacing w:before="20" w:after="20"/>
            </w:pPr>
            <w:r>
              <w:rPr>
                <w:b/>
                <w:bCs/>
                <w:color w:val="FFFFFF"/>
                <w:sz w:val="19"/>
                <w:szCs w:val="19"/>
              </w:rPr>
              <w:t>Key Attribute</w:t>
            </w:r>
          </w:p>
        </w:tc>
      </w:tr>
      <w:tr w:rsidR="00882086" w14:paraId="396A2E99"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450B7A" w14:textId="77777777" w:rsidR="00882086" w:rsidRDefault="00000000">
            <w:pPr>
              <w:spacing w:before="20" w:after="20"/>
            </w:pPr>
            <w:r>
              <w:rPr>
                <w:b/>
                <w:bCs/>
                <w:sz w:val="19"/>
                <w:szCs w:val="19"/>
              </w:rPr>
              <w:t>Lore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D61181" w14:textId="77777777" w:rsidR="00882086" w:rsidRDefault="00000000">
            <w:pPr>
              <w:spacing w:before="20" w:after="20"/>
            </w:pPr>
            <w:r>
              <w:rPr>
                <w:sz w:val="19"/>
                <w:szCs w:val="19"/>
              </w:rPr>
              <w:t>Wits</w:t>
            </w:r>
          </w:p>
        </w:tc>
      </w:tr>
      <w:tr w:rsidR="00882086" w14:paraId="50CD0C0D"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8A67EB" w14:textId="77777777" w:rsidR="00882086" w:rsidRDefault="00000000">
            <w:pPr>
              <w:spacing w:before="20" w:after="20"/>
            </w:pPr>
            <w:r>
              <w:rPr>
                <w:b/>
                <w:bCs/>
                <w:sz w:val="19"/>
                <w:szCs w:val="19"/>
              </w:rPr>
              <w:t>Acrobatics</w:t>
            </w:r>
          </w:p>
        </w:tc>
        <w:tc>
          <w:tcPr>
            <w:tcW w:w="14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DC16F07" w14:textId="77777777" w:rsidR="00882086" w:rsidRDefault="00000000">
            <w:pPr>
              <w:spacing w:before="20" w:after="20"/>
            </w:pPr>
            <w:r>
              <w:rPr>
                <w:sz w:val="19"/>
                <w:szCs w:val="19"/>
              </w:rPr>
              <w:t>Agility</w:t>
            </w:r>
          </w:p>
        </w:tc>
      </w:tr>
      <w:tr w:rsidR="00882086" w14:paraId="57705FD7"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42483" w14:textId="77777777" w:rsidR="00882086" w:rsidRDefault="00000000">
            <w:pPr>
              <w:spacing w:before="20" w:after="20"/>
            </w:pPr>
            <w:r>
              <w:rPr>
                <w:b/>
                <w:bCs/>
                <w:sz w:val="19"/>
                <w:szCs w:val="19"/>
              </w:rPr>
              <w:t>Athletics</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09B4F7" w14:textId="77777777" w:rsidR="00882086" w:rsidRDefault="00000000">
            <w:pPr>
              <w:spacing w:before="20" w:after="20"/>
            </w:pPr>
            <w:r>
              <w:rPr>
                <w:sz w:val="19"/>
                <w:szCs w:val="19"/>
              </w:rPr>
              <w:t>Might</w:t>
            </w:r>
          </w:p>
        </w:tc>
      </w:tr>
      <w:tr w:rsidR="00882086" w14:paraId="565D255E"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199B77" w14:textId="77777777" w:rsidR="00882086" w:rsidRDefault="00000000">
            <w:pPr>
              <w:spacing w:before="20" w:after="20"/>
              <w:rPr>
                <w:b/>
                <w:bCs/>
                <w:sz w:val="19"/>
                <w:szCs w:val="19"/>
              </w:rPr>
            </w:pPr>
            <w:r>
              <w:rPr>
                <w:b/>
                <w:bCs/>
                <w:sz w:val="19"/>
                <w:szCs w:val="19"/>
              </w:rPr>
              <w:t>Diplomacy</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6DEE56" w14:textId="77777777" w:rsidR="00882086" w:rsidRDefault="00000000">
            <w:pPr>
              <w:spacing w:before="20" w:after="20"/>
              <w:rPr>
                <w:sz w:val="19"/>
                <w:szCs w:val="19"/>
              </w:rPr>
            </w:pPr>
            <w:r>
              <w:rPr>
                <w:sz w:val="19"/>
                <w:szCs w:val="19"/>
              </w:rPr>
              <w:t>Presence</w:t>
            </w:r>
          </w:p>
        </w:tc>
      </w:tr>
      <w:tr w:rsidR="00882086" w14:paraId="10A94DE8"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6F75F8" w14:textId="77777777" w:rsidR="00882086" w:rsidRDefault="00000000">
            <w:pPr>
              <w:spacing w:before="20" w:after="20"/>
              <w:rPr>
                <w:b/>
                <w:bCs/>
                <w:sz w:val="19"/>
                <w:szCs w:val="19"/>
              </w:rPr>
            </w:pPr>
            <w:r>
              <w:rPr>
                <w:b/>
                <w:bCs/>
                <w:sz w:val="19"/>
                <w:szCs w:val="19"/>
              </w:rPr>
              <w:t>Guile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0D775F" w14:textId="77777777" w:rsidR="00882086" w:rsidRDefault="00000000">
            <w:pPr>
              <w:spacing w:before="20" w:after="20"/>
              <w:rPr>
                <w:sz w:val="19"/>
                <w:szCs w:val="19"/>
              </w:rPr>
            </w:pPr>
            <w:r>
              <w:rPr>
                <w:sz w:val="19"/>
                <w:szCs w:val="19"/>
              </w:rPr>
              <w:t>Wits</w:t>
            </w:r>
          </w:p>
        </w:tc>
      </w:tr>
      <w:tr w:rsidR="00882086" w14:paraId="1E81B908"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1E8151" w14:textId="77777777" w:rsidR="00882086" w:rsidRDefault="00000000">
            <w:pPr>
              <w:spacing w:before="20" w:after="20"/>
              <w:rPr>
                <w:b/>
                <w:bCs/>
                <w:sz w:val="19"/>
                <w:szCs w:val="19"/>
              </w:rPr>
            </w:pPr>
            <w:r>
              <w:rPr>
                <w:b/>
                <w:bCs/>
                <w:sz w:val="19"/>
                <w:szCs w:val="19"/>
              </w:rPr>
              <w:t>Intimidation</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53D792" w14:textId="77777777" w:rsidR="00882086" w:rsidRDefault="00000000">
            <w:pPr>
              <w:spacing w:before="20" w:after="20"/>
              <w:rPr>
                <w:sz w:val="19"/>
                <w:szCs w:val="19"/>
              </w:rPr>
            </w:pPr>
            <w:r>
              <w:rPr>
                <w:sz w:val="19"/>
                <w:szCs w:val="19"/>
              </w:rPr>
              <w:t>Presence</w:t>
            </w:r>
          </w:p>
        </w:tc>
      </w:tr>
      <w:tr w:rsidR="00882086" w14:paraId="3C7C92EE"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A43C33" w14:textId="77777777" w:rsidR="00882086" w:rsidRDefault="00000000">
            <w:pPr>
              <w:spacing w:before="20" w:after="20"/>
              <w:rPr>
                <w:b/>
                <w:bCs/>
                <w:sz w:val="19"/>
                <w:szCs w:val="19"/>
              </w:rPr>
            </w:pPr>
            <w:r>
              <w:rPr>
                <w:b/>
                <w:bCs/>
                <w:sz w:val="19"/>
                <w:szCs w:val="19"/>
              </w:rPr>
              <w:lastRenderedPageBreak/>
              <w:t>Stealth</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A657A1" w14:textId="77777777" w:rsidR="00882086" w:rsidRDefault="00000000">
            <w:pPr>
              <w:spacing w:before="20" w:after="20"/>
              <w:rPr>
                <w:sz w:val="19"/>
                <w:szCs w:val="19"/>
              </w:rPr>
            </w:pPr>
            <w:r>
              <w:rPr>
                <w:sz w:val="19"/>
                <w:szCs w:val="19"/>
              </w:rPr>
              <w:t>Agility</w:t>
            </w:r>
          </w:p>
        </w:tc>
      </w:tr>
    </w:tbl>
    <w:p w14:paraId="121D8D54" w14:textId="77777777" w:rsidR="00882086" w:rsidRDefault="00000000">
      <w:pPr>
        <w:pStyle w:val="Heading3"/>
        <w:keepNext/>
        <w:spacing w:before="180" w:after="100"/>
      </w:pPr>
      <w:r>
        <w:rPr>
          <w:rFonts w:eastAsia="Georgia"/>
          <w:b/>
          <w:bCs/>
          <w:color w:val="1D2A32"/>
          <w:sz w:val="23"/>
          <w:szCs w:val="23"/>
        </w:rPr>
        <w:t>Lore</w:t>
      </w:r>
    </w:p>
    <w:p w14:paraId="12C39354" w14:textId="77777777" w:rsidR="00882086" w:rsidRDefault="00000000">
      <w:pPr>
        <w:keepNext/>
        <w:spacing w:after="60"/>
      </w:pPr>
      <w:r>
        <w:rPr>
          <w:i/>
          <w:iCs/>
          <w:color w:val="0E5F6B"/>
          <w:sz w:val="20"/>
          <w:szCs w:val="20"/>
        </w:rPr>
        <w:t>Skill Constellation • Wits (the template every Lore (X) Constellation copies)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72"/>
        <w:gridCol w:w="555"/>
        <w:gridCol w:w="1017"/>
        <w:gridCol w:w="5578"/>
        <w:gridCol w:w="1348"/>
      </w:tblGrid>
      <w:tr w:rsidR="00882086" w14:paraId="27B99D39" w14:textId="77777777">
        <w:trPr>
          <w:cantSplit/>
          <w:tblHeader/>
        </w:trPr>
        <w:tc>
          <w:tcPr>
            <w:tcW w:w="157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F7BFC0"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841879" w14:textId="77777777" w:rsidR="00882086" w:rsidRDefault="00000000">
            <w:pPr>
              <w:spacing w:before="20" w:after="20"/>
            </w:pPr>
            <w:r>
              <w:rPr>
                <w:b/>
                <w:bCs/>
                <w:color w:val="FFFFFF"/>
                <w:sz w:val="19"/>
                <w:szCs w:val="19"/>
              </w:rPr>
              <w:t>Tier</w:t>
            </w:r>
          </w:p>
        </w:tc>
        <w:tc>
          <w:tcPr>
            <w:tcW w:w="101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0AB86D7" w14:textId="77777777" w:rsidR="00882086" w:rsidRDefault="00000000">
            <w:pPr>
              <w:spacing w:before="20" w:after="20"/>
            </w:pPr>
            <w:r>
              <w:rPr>
                <w:b/>
                <w:bCs/>
                <w:color w:val="FFFFFF"/>
                <w:sz w:val="19"/>
                <w:szCs w:val="19"/>
              </w:rPr>
              <w:t>Requires</w:t>
            </w:r>
          </w:p>
        </w:tc>
        <w:tc>
          <w:tcPr>
            <w:tcW w:w="557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F60B860" w14:textId="77777777" w:rsidR="00882086" w:rsidRDefault="00000000">
            <w:pPr>
              <w:spacing w:before="20" w:after="20"/>
            </w:pPr>
            <w:r>
              <w:rPr>
                <w:b/>
                <w:bCs/>
                <w:color w:val="FFFFFF"/>
                <w:sz w:val="19"/>
                <w:szCs w:val="19"/>
              </w:rPr>
              <w:t>Effect</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6C8E3CA6" w14:textId="77777777" w:rsidR="00882086" w:rsidRDefault="00000000">
            <w:pPr>
              <w:spacing w:before="20" w:after="20"/>
              <w:rPr>
                <w:b/>
                <w:bCs/>
                <w:color w:val="FFFFFF"/>
                <w:sz w:val="19"/>
                <w:szCs w:val="19"/>
              </w:rPr>
            </w:pPr>
            <w:r>
              <w:rPr>
                <w:b/>
                <w:bCs/>
                <w:color w:val="auto"/>
                <w:sz w:val="19"/>
                <w:szCs w:val="19"/>
              </w:rPr>
              <w:t>Key Attribute</w:t>
            </w:r>
          </w:p>
        </w:tc>
      </w:tr>
      <w:tr w:rsidR="00882086" w14:paraId="42CC0E3B"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D1635C" w14:textId="77777777" w:rsidR="00882086" w:rsidRDefault="00000000">
            <w:pPr>
              <w:spacing w:before="20" w:after="20"/>
            </w:pPr>
            <w:r>
              <w:rPr>
                <w:b/>
                <w:bCs/>
                <w:sz w:val="19"/>
                <w:szCs w:val="19"/>
              </w:rPr>
              <w:t>Deep Knowledge</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DD771E"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2FAAAA" w14:textId="77777777" w:rsidR="00882086" w:rsidRDefault="00000000">
            <w:pPr>
              <w:spacing w:before="20" w:after="20"/>
            </w:pPr>
            <w:r>
              <w:rPr>
                <w:sz w:val="19"/>
                <w:szCs w:val="19"/>
              </w:rPr>
              <w:t>N/A</w:t>
            </w:r>
          </w:p>
        </w:tc>
        <w:tc>
          <w:tcPr>
            <w:tcW w:w="557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B323D4" w14:textId="77777777" w:rsidR="00882086" w:rsidRDefault="00000000">
            <w:pPr>
              <w:spacing w:before="20" w:after="20"/>
            </w:pPr>
            <w:r>
              <w:rPr>
                <w:sz w:val="19"/>
                <w:szCs w:val="19"/>
              </w:rPr>
              <w:t>You are Trained in this Lore: add the Constellation's rank to its checks. Recall and research within its field; you know its people, texts, and secrets. Every talent here requires this.</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67287AF" w14:textId="77777777" w:rsidR="00882086" w:rsidRDefault="00000000">
            <w:pPr>
              <w:spacing w:before="20" w:after="20"/>
              <w:rPr>
                <w:sz w:val="19"/>
                <w:szCs w:val="19"/>
              </w:rPr>
            </w:pPr>
            <w:r>
              <w:rPr>
                <w:sz w:val="19"/>
                <w:szCs w:val="19"/>
              </w:rPr>
              <w:t>Wits</w:t>
            </w:r>
          </w:p>
        </w:tc>
      </w:tr>
      <w:tr w:rsidR="00882086" w14:paraId="7607FF3B"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4AB61E" w14:textId="77777777" w:rsidR="00882086" w:rsidRDefault="00000000">
            <w:pPr>
              <w:spacing w:before="20" w:after="20"/>
            </w:pPr>
            <w:r>
              <w:rPr>
                <w:b/>
                <w:bCs/>
                <w:sz w:val="19"/>
                <w:szCs w:val="19"/>
              </w:rPr>
              <w:t>Practical Application</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3957B8"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E6F7DF" w14:textId="77777777" w:rsidR="00882086" w:rsidRDefault="00000000">
            <w:pPr>
              <w:spacing w:before="20" w:after="20"/>
            </w:pPr>
            <w:r>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C01189" w14:textId="77777777" w:rsidR="00882086" w:rsidRDefault="00000000">
            <w:pPr>
              <w:spacing w:before="20" w:after="20"/>
            </w:pPr>
            <w:r>
              <w:rPr>
                <w:sz w:val="19"/>
                <w:szCs w:val="19"/>
              </w:rPr>
              <w:t>+2 Situation to any check where you can explain how this field directly applies. The GM is the judge; the story is the proof.</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A6D8159" w14:textId="77777777" w:rsidR="00882086" w:rsidRDefault="00000000">
            <w:pPr>
              <w:spacing w:before="20" w:after="20"/>
              <w:rPr>
                <w:sz w:val="19"/>
                <w:szCs w:val="19"/>
              </w:rPr>
            </w:pPr>
            <w:r>
              <w:rPr>
                <w:sz w:val="19"/>
                <w:szCs w:val="19"/>
              </w:rPr>
              <w:t>Wits</w:t>
            </w:r>
          </w:p>
        </w:tc>
      </w:tr>
      <w:tr w:rsidR="00882086" w14:paraId="381B54AF"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D77AB6" w14:textId="77777777" w:rsidR="00882086" w:rsidRDefault="00000000">
            <w:pPr>
              <w:spacing w:before="20" w:after="20"/>
            </w:pPr>
            <w:r>
              <w:rPr>
                <w:b/>
                <w:bCs/>
                <w:sz w:val="19"/>
                <w:szCs w:val="19"/>
              </w:rPr>
              <w:t xml:space="preserve">Well Read </w:t>
            </w:r>
            <w:r>
              <w:rPr>
                <w:rFonts w:ascii="Segoe UI Symbol" w:hAnsi="Segoe UI Symbol" w:cs="Segoe UI Symbol"/>
                <w:sz w:val="19"/>
                <w:szCs w:val="19"/>
              </w:rPr>
              <w:t>⓿</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8B70C3"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7197BE" w14:textId="77777777" w:rsidR="00882086" w:rsidRDefault="00000000">
            <w:pPr>
              <w:spacing w:before="20" w:after="20"/>
            </w:pPr>
            <w:r>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D748FD" w14:textId="77777777" w:rsidR="00882086" w:rsidRDefault="00000000">
            <w:pPr>
              <w:spacing w:before="20" w:after="20"/>
            </w:pPr>
            <w:r>
              <w:rPr>
                <w:sz w:val="19"/>
                <w:szCs w:val="19"/>
              </w:rPr>
              <w:t>Once per scene, Recall Knowledge ⓿ about your field.</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217DA38" w14:textId="77777777" w:rsidR="00882086" w:rsidRDefault="00000000">
            <w:pPr>
              <w:spacing w:before="20" w:after="20"/>
              <w:rPr>
                <w:sz w:val="19"/>
                <w:szCs w:val="19"/>
              </w:rPr>
            </w:pPr>
            <w:r>
              <w:rPr>
                <w:sz w:val="19"/>
                <w:szCs w:val="19"/>
              </w:rPr>
              <w:t>Wits</w:t>
            </w:r>
          </w:p>
        </w:tc>
      </w:tr>
    </w:tbl>
    <w:p w14:paraId="0B8C9C36" w14:textId="77777777" w:rsidR="00882086" w:rsidRDefault="00000000">
      <w:pPr>
        <w:pStyle w:val="Heading3"/>
        <w:keepNext/>
        <w:spacing w:before="180" w:after="100"/>
      </w:pPr>
      <w:r>
        <w:rPr>
          <w:rFonts w:eastAsia="Georgia"/>
          <w:b/>
          <w:bCs/>
          <w:color w:val="1D2A32"/>
          <w:sz w:val="23"/>
          <w:szCs w:val="23"/>
        </w:rPr>
        <w:t>Acrobatics</w:t>
      </w:r>
    </w:p>
    <w:p w14:paraId="2C5186E8" w14:textId="77777777" w:rsidR="00882086" w:rsidRDefault="00000000">
      <w:pPr>
        <w:keepNext/>
        <w:spacing w:after="60"/>
      </w:pPr>
      <w:r>
        <w:rPr>
          <w:i/>
          <w:iCs/>
          <w:color w:val="0E5F6B"/>
          <w:sz w:val="20"/>
          <w:szCs w:val="20"/>
        </w:rPr>
        <w:t>Skill Constellation • Agility</w:t>
      </w:r>
    </w:p>
    <w:tbl>
      <w:tblPr>
        <w:tblW w:w="9365" w:type="dxa"/>
        <w:tblLayout w:type="fixed"/>
        <w:tblCellMar>
          <w:top w:w="40" w:type="dxa"/>
          <w:left w:w="80" w:type="dxa"/>
          <w:bottom w:w="40" w:type="dxa"/>
          <w:right w:w="80" w:type="dxa"/>
        </w:tblCellMar>
        <w:tblLook w:val="04A0" w:firstRow="1" w:lastRow="0" w:firstColumn="1" w:lastColumn="0" w:noHBand="0" w:noVBand="1"/>
      </w:tblPr>
      <w:tblGrid>
        <w:gridCol w:w="2006"/>
        <w:gridCol w:w="633"/>
        <w:gridCol w:w="880"/>
        <w:gridCol w:w="5846"/>
      </w:tblGrid>
      <w:tr w:rsidR="00882086" w14:paraId="6ED8DB5A" w14:textId="77777777">
        <w:trPr>
          <w:cantSplit/>
          <w:tblHeader/>
        </w:trPr>
        <w:tc>
          <w:tcPr>
            <w:tcW w:w="20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B12A1A" w14:textId="77777777" w:rsidR="00882086" w:rsidRDefault="00000000">
            <w:pPr>
              <w:spacing w:before="20" w:after="20"/>
            </w:pPr>
            <w:r>
              <w:rPr>
                <w:b/>
                <w:bCs/>
                <w:color w:val="FFFFFF"/>
                <w:sz w:val="19"/>
                <w:szCs w:val="19"/>
              </w:rPr>
              <w:t>Talent</w:t>
            </w:r>
          </w:p>
        </w:tc>
        <w:tc>
          <w:tcPr>
            <w:tcW w:w="63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A90DA5" w14:textId="77777777" w:rsidR="00882086" w:rsidRDefault="00000000">
            <w:pPr>
              <w:spacing w:before="20" w:after="20"/>
            </w:pPr>
            <w:r>
              <w:rPr>
                <w:b/>
                <w:bCs/>
                <w:color w:val="FFFFFF"/>
                <w:sz w:val="19"/>
                <w:szCs w:val="19"/>
              </w:rPr>
              <w:t>Tier</w:t>
            </w:r>
          </w:p>
        </w:tc>
        <w:tc>
          <w:tcPr>
            <w:tcW w:w="88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vAlign w:val="center"/>
          </w:tcPr>
          <w:p w14:paraId="597D69DA" w14:textId="77777777" w:rsidR="00882086" w:rsidRDefault="00000000">
            <w:pPr>
              <w:spacing w:before="20" w:after="20"/>
              <w:rPr>
                <w:b/>
                <w:bCs/>
                <w:color w:val="FFFFFF"/>
                <w:sz w:val="19"/>
                <w:szCs w:val="19"/>
              </w:rPr>
            </w:pPr>
            <w:r>
              <w:rPr>
                <w:b/>
                <w:bCs/>
                <w:color w:val="FFFFFF"/>
                <w:sz w:val="19"/>
                <w:szCs w:val="19"/>
              </w:rPr>
              <w:t>Requires</w:t>
            </w:r>
          </w:p>
        </w:tc>
        <w:tc>
          <w:tcPr>
            <w:tcW w:w="58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52B43A" w14:textId="77777777" w:rsidR="00882086" w:rsidRDefault="00000000">
            <w:pPr>
              <w:spacing w:before="20" w:after="20"/>
            </w:pPr>
            <w:r>
              <w:rPr>
                <w:b/>
                <w:bCs/>
                <w:color w:val="FFFFFF"/>
                <w:sz w:val="19"/>
                <w:szCs w:val="19"/>
              </w:rPr>
              <w:t>Effect</w:t>
            </w:r>
          </w:p>
        </w:tc>
      </w:tr>
      <w:tr w:rsidR="00882086" w14:paraId="0A0C5869"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63F413" w14:textId="77777777" w:rsidR="00882086" w:rsidRDefault="00000000">
            <w:pPr>
              <w:spacing w:before="20" w:after="20"/>
            </w:pPr>
            <w:r>
              <w:rPr>
                <w:b/>
                <w:bCs/>
                <w:sz w:val="19"/>
                <w:szCs w:val="19"/>
              </w:rPr>
              <w:t>Acrobatics Training</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97316D"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74500919" w14:textId="77777777" w:rsidR="00882086" w:rsidRDefault="00000000">
            <w:pPr>
              <w:spacing w:before="20" w:after="20"/>
              <w:rPr>
                <w:sz w:val="19"/>
                <w:szCs w:val="19"/>
              </w:rPr>
            </w:pPr>
            <w:r>
              <w:rPr>
                <w:sz w:val="19"/>
                <w:szCs w:val="19"/>
              </w:rPr>
              <w:t>N/A</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79F081"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1125DD82"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A87BEE" w14:textId="77777777" w:rsidR="00882086" w:rsidRDefault="00000000">
            <w:pPr>
              <w:spacing w:before="20" w:after="20"/>
            </w:pPr>
            <w:r>
              <w:rPr>
                <w:b/>
                <w:bCs/>
                <w:sz w:val="19"/>
                <w:szCs w:val="19"/>
              </w:rPr>
              <w:t xml:space="preserve">Tumbling Retreat </w:t>
            </w:r>
            <w:r>
              <w:rPr>
                <w:rFonts w:ascii="Segoe UI Symbol" w:hAnsi="Segoe UI Symbol" w:cs="Segoe UI Symbol"/>
                <w:sz w:val="19"/>
                <w:szCs w:val="19"/>
              </w:rPr>
              <w:t>❶</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A70D63"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B96416" w14:textId="77777777" w:rsidR="00882086" w:rsidRDefault="00000000">
            <w:pPr>
              <w:spacing w:before="20" w:after="20"/>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4160A8" w14:textId="77777777" w:rsidR="00882086" w:rsidRDefault="00000000">
            <w:pPr>
              <w:spacing w:before="20" w:after="20"/>
            </w:pPr>
            <w:r>
              <w:rPr>
                <w:sz w:val="19"/>
                <w:szCs w:val="19"/>
              </w:rPr>
              <w:t>Step your full Speed away from your foes. You still cannot Step in Difficult Terrain or Greater Difficult Terrain.</w:t>
            </w:r>
          </w:p>
        </w:tc>
      </w:tr>
      <w:tr w:rsidR="00882086" w14:paraId="43A1CA26"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AF7AD9" w14:textId="77777777" w:rsidR="00882086" w:rsidRDefault="00000000">
            <w:pPr>
              <w:spacing w:before="20" w:after="20"/>
            </w:pPr>
            <w:r>
              <w:rPr>
                <w:b/>
                <w:bCs/>
                <w:sz w:val="19"/>
                <w:szCs w:val="19"/>
              </w:rPr>
              <w:t>Slip the Grasp</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08C0A2"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69D2CC9C" w14:textId="77777777" w:rsidR="00882086" w:rsidRDefault="00000000">
            <w:pPr>
              <w:spacing w:before="20" w:after="20"/>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005AA2" w14:textId="77777777" w:rsidR="00882086" w:rsidRDefault="00000000">
            <w:pPr>
              <w:spacing w:before="20" w:after="20"/>
            </w:pPr>
            <w:r>
              <w:rPr>
                <w:sz w:val="19"/>
                <w:szCs w:val="19"/>
              </w:rPr>
              <w:t>+2 Situation bonus to Escape.</w:t>
            </w:r>
          </w:p>
        </w:tc>
      </w:tr>
      <w:tr w:rsidR="00882086" w14:paraId="38AFF347"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D4F0B8" w14:textId="77777777" w:rsidR="00882086" w:rsidRDefault="00000000">
            <w:pPr>
              <w:spacing w:before="20" w:after="20"/>
            </w:pPr>
            <w:r>
              <w:rPr>
                <w:b/>
                <w:bCs/>
                <w:sz w:val="19"/>
                <w:szCs w:val="19"/>
              </w:rPr>
              <w:t xml:space="preserve">Kip Up </w:t>
            </w:r>
            <w:r>
              <w:rPr>
                <w:rFonts w:ascii="Segoe UI Symbol" w:hAnsi="Segoe UI Symbol" w:cs="Segoe UI Symbol"/>
                <w:sz w:val="19"/>
                <w:szCs w:val="19"/>
              </w:rPr>
              <w:t>❶</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37F4F"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10D7E9F2"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36A049" w14:textId="77777777" w:rsidR="00882086" w:rsidRDefault="00000000">
            <w:pPr>
              <w:spacing w:before="20" w:after="20"/>
            </w:pPr>
            <w:r>
              <w:rPr>
                <w:sz w:val="19"/>
                <w:szCs w:val="19"/>
              </w:rPr>
              <w:t>Stand up. This movement doesn't trigger Reactions.</w:t>
            </w:r>
          </w:p>
        </w:tc>
      </w:tr>
      <w:tr w:rsidR="00882086" w14:paraId="5664960B"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14ADB4" w14:textId="77777777" w:rsidR="00882086" w:rsidRDefault="00000000">
            <w:pPr>
              <w:spacing w:before="20" w:after="20"/>
            </w:pPr>
            <w:r>
              <w:rPr>
                <w:b/>
                <w:bCs/>
                <w:sz w:val="19"/>
                <w:szCs w:val="19"/>
              </w:rPr>
              <w:t>Kip Away</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58B419"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301F786" w14:textId="77777777" w:rsidR="00882086" w:rsidRDefault="00000000">
            <w:pPr>
              <w:spacing w:before="20" w:after="20"/>
              <w:jc w:val="center"/>
              <w:rPr>
                <w:sz w:val="19"/>
                <w:szCs w:val="19"/>
              </w:rPr>
            </w:pPr>
            <w:r>
              <w:rPr>
                <w:sz w:val="19"/>
                <w:szCs w:val="19"/>
              </w:rPr>
              <w:t>Kip Up</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81C4B7" w14:textId="77777777" w:rsidR="00882086" w:rsidRDefault="00000000">
            <w:pPr>
              <w:spacing w:before="20" w:after="20"/>
            </w:pPr>
            <w:r>
              <w:rPr>
                <w:sz w:val="19"/>
                <w:szCs w:val="19"/>
              </w:rPr>
              <w:t>When you Stand, you may Step as part of the same action.</w:t>
            </w:r>
          </w:p>
        </w:tc>
      </w:tr>
      <w:tr w:rsidR="00882086" w14:paraId="2A048858"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DCFD9C" w14:textId="77777777" w:rsidR="00882086" w:rsidRDefault="00000000">
            <w:pPr>
              <w:spacing w:before="20" w:after="20"/>
              <w:rPr>
                <w:b/>
                <w:bCs/>
                <w:sz w:val="19"/>
                <w:szCs w:val="19"/>
              </w:rPr>
            </w:pPr>
            <w:r>
              <w:rPr>
                <w:b/>
                <w:bCs/>
                <w:sz w:val="19"/>
                <w:szCs w:val="19"/>
              </w:rPr>
              <w:t>Tumble Behind</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FA2CCE" w14:textId="77777777" w:rsidR="00882086" w:rsidRDefault="00000000">
            <w:pPr>
              <w:spacing w:before="20" w:after="20"/>
              <w:jc w:val="center"/>
              <w:rPr>
                <w:b/>
                <w:bCs/>
                <w:color w:val="4A7C59"/>
                <w:sz w:val="19"/>
                <w:szCs w:val="19"/>
              </w:rP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3959A4C"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4D500B" w14:textId="77777777" w:rsidR="00882086" w:rsidRDefault="00000000">
            <w:pPr>
              <w:spacing w:before="20" w:after="20"/>
              <w:rPr>
                <w:sz w:val="19"/>
                <w:szCs w:val="19"/>
              </w:rPr>
            </w:pPr>
            <w:r>
              <w:rPr>
                <w:sz w:val="19"/>
                <w:szCs w:val="19"/>
              </w:rPr>
              <w:t>When you successfully Tumble Through, the foe whose space you passed through is Wrong-Footed against the next attack you make before the end of your next Opportunity.</w:t>
            </w:r>
          </w:p>
        </w:tc>
      </w:tr>
      <w:tr w:rsidR="00882086" w14:paraId="6EB8237A"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AEF635A" w14:textId="77777777" w:rsidR="00882086" w:rsidRDefault="00000000">
            <w:pPr>
              <w:spacing w:before="20" w:after="20"/>
              <w:rPr>
                <w:b/>
                <w:bCs/>
                <w:sz w:val="19"/>
                <w:szCs w:val="19"/>
              </w:rPr>
            </w:pPr>
            <w:r>
              <w:rPr>
                <w:b/>
                <w:bCs/>
                <w:sz w:val="19"/>
                <w:szCs w:val="19"/>
              </w:rPr>
              <w:t>Mobility</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C31CD5" w14:textId="77777777" w:rsidR="00882086" w:rsidRDefault="00000000">
            <w:pPr>
              <w:spacing w:before="20" w:after="20"/>
              <w:jc w:val="center"/>
              <w:rPr>
                <w:b/>
                <w:bCs/>
                <w:color w:val="4A7C59"/>
                <w:sz w:val="19"/>
                <w:szCs w:val="19"/>
              </w:rP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435E682"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2D8B583" w14:textId="77777777" w:rsidR="00882086" w:rsidRDefault="00000000">
            <w:pPr>
              <w:spacing w:before="20" w:after="20"/>
              <w:rPr>
                <w:sz w:val="19"/>
                <w:szCs w:val="19"/>
              </w:rPr>
            </w:pPr>
            <w:r>
              <w:rPr>
                <w:sz w:val="19"/>
                <w:szCs w:val="19"/>
              </w:rPr>
              <w:t>When you Move half your Speed or less, that movement does not trigger Intercepts or other Reactions. You can use Mobility when Climbing, Flying, or Swimming instead of Moving if you have the corresponding movement type.</w:t>
            </w:r>
          </w:p>
        </w:tc>
      </w:tr>
    </w:tbl>
    <w:p w14:paraId="2935E4B3" w14:textId="77777777" w:rsidR="00882086" w:rsidRDefault="00000000">
      <w:pPr>
        <w:pStyle w:val="Heading3"/>
        <w:keepNext/>
        <w:spacing w:before="180" w:after="100"/>
      </w:pPr>
      <w:r>
        <w:rPr>
          <w:rFonts w:eastAsia="Georgia"/>
          <w:b/>
          <w:bCs/>
          <w:color w:val="1D2A32"/>
          <w:sz w:val="23"/>
          <w:szCs w:val="23"/>
        </w:rPr>
        <w:t>Athletics</w:t>
      </w:r>
    </w:p>
    <w:p w14:paraId="139377BA" w14:textId="77777777" w:rsidR="00882086" w:rsidRDefault="00000000">
      <w:pPr>
        <w:keepNext/>
        <w:spacing w:after="60"/>
      </w:pPr>
      <w:r>
        <w:rPr>
          <w:i/>
          <w:iCs/>
          <w:color w:val="0E5F6B"/>
          <w:sz w:val="20"/>
          <w:szCs w:val="20"/>
        </w:rPr>
        <w:t>Skill Constellation • Might</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011"/>
        <w:gridCol w:w="634"/>
        <w:gridCol w:w="850"/>
        <w:gridCol w:w="5865"/>
      </w:tblGrid>
      <w:tr w:rsidR="00882086" w14:paraId="43B567F2" w14:textId="77777777">
        <w:trPr>
          <w:cantSplit/>
          <w:tblHeader/>
        </w:trPr>
        <w:tc>
          <w:tcPr>
            <w:tcW w:w="201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B64E61A" w14:textId="77777777" w:rsidR="00882086" w:rsidRDefault="00000000">
            <w:pPr>
              <w:spacing w:before="20" w:after="20"/>
              <w:rPr>
                <w:sz w:val="19"/>
                <w:szCs w:val="19"/>
              </w:rPr>
            </w:pPr>
            <w:r>
              <w:rPr>
                <w:b/>
                <w:bCs/>
                <w:color w:val="FFFFFF"/>
                <w:sz w:val="19"/>
                <w:szCs w:val="19"/>
              </w:rPr>
              <w:t>Talent</w:t>
            </w:r>
          </w:p>
        </w:tc>
        <w:tc>
          <w:tcPr>
            <w:tcW w:w="63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8DC2A85" w14:textId="77777777" w:rsidR="00882086" w:rsidRDefault="00000000">
            <w:pPr>
              <w:spacing w:before="20" w:after="20"/>
              <w:rPr>
                <w:sz w:val="19"/>
                <w:szCs w:val="19"/>
              </w:rPr>
            </w:pPr>
            <w:r>
              <w:rPr>
                <w:b/>
                <w:bCs/>
                <w:color w:val="FFFFFF"/>
                <w:sz w:val="19"/>
                <w:szCs w:val="19"/>
              </w:rPr>
              <w:t>Tier</w:t>
            </w:r>
          </w:p>
        </w:tc>
        <w:tc>
          <w:tcPr>
            <w:tcW w:w="85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157F734" w14:textId="77777777" w:rsidR="00882086" w:rsidRDefault="00000000">
            <w:pPr>
              <w:spacing w:before="20" w:after="20"/>
              <w:rPr>
                <w:sz w:val="19"/>
                <w:szCs w:val="19"/>
              </w:rPr>
            </w:pPr>
            <w:r>
              <w:rPr>
                <w:b/>
                <w:bCs/>
                <w:color w:val="FFFFFF"/>
                <w:sz w:val="19"/>
                <w:szCs w:val="19"/>
              </w:rPr>
              <w:t>Requires</w:t>
            </w:r>
          </w:p>
        </w:tc>
        <w:tc>
          <w:tcPr>
            <w:tcW w:w="586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B332ED" w14:textId="77777777" w:rsidR="00882086" w:rsidRDefault="00000000">
            <w:pPr>
              <w:spacing w:before="20" w:after="20"/>
              <w:rPr>
                <w:sz w:val="19"/>
                <w:szCs w:val="19"/>
              </w:rPr>
            </w:pPr>
            <w:r>
              <w:rPr>
                <w:b/>
                <w:bCs/>
                <w:color w:val="FFFFFF"/>
                <w:sz w:val="19"/>
                <w:szCs w:val="19"/>
              </w:rPr>
              <w:t>Effect</w:t>
            </w:r>
          </w:p>
        </w:tc>
      </w:tr>
      <w:tr w:rsidR="00882086" w14:paraId="29E4C063"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617696" w14:textId="77777777" w:rsidR="00882086" w:rsidRDefault="00000000">
            <w:pPr>
              <w:spacing w:before="20" w:after="20"/>
              <w:rPr>
                <w:sz w:val="19"/>
                <w:szCs w:val="19"/>
              </w:rPr>
            </w:pPr>
            <w:r>
              <w:rPr>
                <w:b/>
                <w:bCs/>
                <w:sz w:val="19"/>
                <w:szCs w:val="19"/>
              </w:rPr>
              <w:t>Athletics Training</w:t>
            </w:r>
          </w:p>
        </w:tc>
        <w:tc>
          <w:tcPr>
            <w:tcW w:w="63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0F152F"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AC8ADB" w14:textId="77777777" w:rsidR="00882086" w:rsidRDefault="00000000">
            <w:pPr>
              <w:spacing w:before="20" w:after="20"/>
              <w:jc w:val="center"/>
              <w:rPr>
                <w:sz w:val="19"/>
                <w:szCs w:val="19"/>
              </w:rPr>
            </w:pPr>
            <w:r>
              <w:rPr>
                <w:sz w:val="19"/>
                <w:szCs w:val="19"/>
              </w:rPr>
              <w:t>N/A</w:t>
            </w:r>
          </w:p>
        </w:tc>
        <w:tc>
          <w:tcPr>
            <w:tcW w:w="58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57EB25" w14:textId="77777777" w:rsidR="00882086" w:rsidRDefault="00000000">
            <w:pPr>
              <w:spacing w:before="20" w:after="20"/>
              <w:rPr>
                <w:sz w:val="19"/>
                <w:szCs w:val="19"/>
              </w:rPr>
            </w:pPr>
            <w:r>
              <w:rPr>
                <w:sz w:val="19"/>
                <w:szCs w:val="19"/>
              </w:rPr>
              <w:t>You are Trained in this skill: add the Constellation's rank to its checks. Every talent here requires this.</w:t>
            </w:r>
          </w:p>
        </w:tc>
      </w:tr>
      <w:tr w:rsidR="00882086" w14:paraId="7BD5AB64"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7B5568E" w14:textId="77777777" w:rsidR="00882086" w:rsidRDefault="00000000">
            <w:pPr>
              <w:spacing w:before="20" w:after="20"/>
              <w:rPr>
                <w:sz w:val="19"/>
                <w:szCs w:val="19"/>
              </w:rPr>
            </w:pPr>
            <w:r>
              <w:rPr>
                <w:b/>
                <w:bCs/>
                <w:sz w:val="19"/>
                <w:szCs w:val="19"/>
              </w:rPr>
              <w:t xml:space="preserve">Bull Rush </w:t>
            </w:r>
            <w:r>
              <w:rPr>
                <w:rFonts w:ascii="Segoe UI Symbol" w:hAnsi="Segoe UI Symbol" w:cs="Segoe UI Symbol"/>
                <w:sz w:val="19"/>
                <w:szCs w:val="19"/>
              </w:rPr>
              <w:t>❷</w:t>
            </w:r>
          </w:p>
        </w:tc>
        <w:tc>
          <w:tcPr>
            <w:tcW w:w="63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C64F18"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D50676"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65C64A" w14:textId="77777777" w:rsidR="00882086" w:rsidRDefault="00000000">
            <w:pPr>
              <w:spacing w:before="20" w:after="20"/>
              <w:rPr>
                <w:sz w:val="19"/>
                <w:szCs w:val="19"/>
              </w:rPr>
            </w:pPr>
            <w:r>
              <w:rPr>
                <w:sz w:val="19"/>
                <w:szCs w:val="19"/>
              </w:rPr>
              <w:t>Move, then Shove.</w:t>
            </w:r>
          </w:p>
          <w:p w14:paraId="2274F487" w14:textId="77777777" w:rsidR="00882086" w:rsidRDefault="00000000">
            <w:pPr>
              <w:spacing w:before="20" w:after="20"/>
              <w:rPr>
                <w:sz w:val="19"/>
                <w:szCs w:val="19"/>
              </w:rPr>
            </w:pPr>
            <w:r>
              <w:rPr>
                <w:sz w:val="19"/>
                <w:szCs w:val="19"/>
              </w:rPr>
              <w:t>Add 1 foot to the push for every 2 feet you moved first.</w:t>
            </w:r>
          </w:p>
        </w:tc>
      </w:tr>
      <w:tr w:rsidR="00882086" w14:paraId="204BAB7B"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1D1F0D" w14:textId="77777777" w:rsidR="00882086" w:rsidRDefault="00000000">
            <w:pPr>
              <w:spacing w:before="20" w:after="20"/>
              <w:rPr>
                <w:sz w:val="19"/>
                <w:szCs w:val="19"/>
              </w:rPr>
            </w:pPr>
            <w:r>
              <w:rPr>
                <w:b/>
                <w:bCs/>
                <w:sz w:val="19"/>
                <w:szCs w:val="19"/>
              </w:rPr>
              <w:t>Wrestler's Grip</w:t>
            </w:r>
          </w:p>
        </w:tc>
        <w:tc>
          <w:tcPr>
            <w:tcW w:w="63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3D1C27"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6DC341"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E89292" w14:textId="77777777" w:rsidR="00882086" w:rsidRDefault="00000000">
            <w:pPr>
              <w:spacing w:before="20" w:after="20"/>
              <w:rPr>
                <w:sz w:val="19"/>
                <w:szCs w:val="19"/>
              </w:rPr>
            </w:pPr>
            <w:r>
              <w:rPr>
                <w:sz w:val="19"/>
                <w:szCs w:val="19"/>
              </w:rPr>
              <w:t>A creature you have Grabbed takes a −2 Situation penalty to Escape.</w:t>
            </w:r>
          </w:p>
        </w:tc>
      </w:tr>
      <w:tr w:rsidR="00882086" w14:paraId="7A99DC05"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FE4941" w14:textId="77777777" w:rsidR="00882086" w:rsidRDefault="00000000">
            <w:pPr>
              <w:spacing w:before="20" w:after="20"/>
              <w:rPr>
                <w:sz w:val="19"/>
                <w:szCs w:val="19"/>
              </w:rPr>
            </w:pPr>
            <w:r>
              <w:rPr>
                <w:b/>
                <w:bCs/>
                <w:sz w:val="19"/>
                <w:szCs w:val="19"/>
              </w:rPr>
              <w:t>Titan Wrestler</w:t>
            </w:r>
          </w:p>
        </w:tc>
        <w:tc>
          <w:tcPr>
            <w:tcW w:w="63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4D0599"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DCA742"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095F4C" w14:textId="77777777" w:rsidR="00882086" w:rsidRDefault="00000000">
            <w:pPr>
              <w:spacing w:before="20" w:after="20"/>
              <w:rPr>
                <w:sz w:val="19"/>
                <w:szCs w:val="19"/>
              </w:rPr>
            </w:pPr>
            <w:r>
              <w:rPr>
                <w:sz w:val="19"/>
                <w:szCs w:val="19"/>
              </w:rPr>
              <w:t>Grapple, Shove, and Trip creatures up to two sizes larger than you.</w:t>
            </w:r>
          </w:p>
        </w:tc>
      </w:tr>
    </w:tbl>
    <w:p w14:paraId="7B9A9DDB" w14:textId="77777777" w:rsidR="00882086" w:rsidRDefault="00000000">
      <w:pPr>
        <w:pStyle w:val="Heading3"/>
        <w:keepNext/>
        <w:spacing w:before="180" w:after="100"/>
      </w:pPr>
      <w:r>
        <w:rPr>
          <w:rFonts w:eastAsia="Georgia"/>
          <w:b/>
          <w:bCs/>
          <w:color w:val="1D2A32"/>
          <w:sz w:val="23"/>
          <w:szCs w:val="23"/>
        </w:rPr>
        <w:lastRenderedPageBreak/>
        <w:t>Diplomacy</w:t>
      </w:r>
    </w:p>
    <w:p w14:paraId="75A6C614" w14:textId="77777777" w:rsidR="00882086" w:rsidRDefault="00000000">
      <w:pPr>
        <w:keepNext/>
        <w:spacing w:after="60"/>
      </w:pPr>
      <w:r>
        <w:rPr>
          <w:i/>
          <w:iCs/>
          <w:color w:val="0E5F6B"/>
          <w:sz w:val="20"/>
          <w:szCs w:val="20"/>
        </w:rPr>
        <w:t>Skill Constellation • Presence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062"/>
        <w:gridCol w:w="559"/>
        <w:gridCol w:w="976"/>
        <w:gridCol w:w="5763"/>
      </w:tblGrid>
      <w:tr w:rsidR="00882086" w14:paraId="00B2B4EE" w14:textId="77777777">
        <w:trPr>
          <w:cantSplit/>
          <w:tblHeader/>
        </w:trPr>
        <w:tc>
          <w:tcPr>
            <w:tcW w:w="20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09E048" w14:textId="77777777" w:rsidR="00882086" w:rsidRDefault="00000000">
            <w:pPr>
              <w:spacing w:before="20" w:after="20"/>
            </w:pPr>
            <w:r>
              <w:rPr>
                <w:b/>
                <w:bCs/>
                <w:color w:val="FFFFFF"/>
                <w:sz w:val="19"/>
                <w:szCs w:val="19"/>
              </w:rPr>
              <w:t>Talent</w:t>
            </w:r>
          </w:p>
        </w:tc>
        <w:tc>
          <w:tcPr>
            <w:tcW w:w="55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7EDFD1B" w14:textId="77777777" w:rsidR="00882086" w:rsidRDefault="00000000">
            <w:pPr>
              <w:spacing w:before="20" w:after="20"/>
            </w:pPr>
            <w:r>
              <w:rPr>
                <w:b/>
                <w:bCs/>
                <w:color w:val="FFFFFF"/>
                <w:sz w:val="19"/>
                <w:szCs w:val="19"/>
              </w:rPr>
              <w:t>Tier</w:t>
            </w:r>
          </w:p>
        </w:tc>
        <w:tc>
          <w:tcPr>
            <w:tcW w:w="9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013AB35" w14:textId="77777777" w:rsidR="00882086" w:rsidRDefault="00000000">
            <w:pPr>
              <w:spacing w:before="20" w:after="20"/>
            </w:pPr>
            <w:r>
              <w:rPr>
                <w:b/>
                <w:bCs/>
                <w:color w:val="FFFFFF"/>
                <w:sz w:val="19"/>
                <w:szCs w:val="19"/>
              </w:rPr>
              <w:t>Requires</w:t>
            </w:r>
          </w:p>
        </w:tc>
        <w:tc>
          <w:tcPr>
            <w:tcW w:w="57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9BE526" w14:textId="77777777" w:rsidR="00882086" w:rsidRDefault="00000000">
            <w:pPr>
              <w:spacing w:before="20" w:after="20"/>
            </w:pPr>
            <w:r>
              <w:rPr>
                <w:b/>
                <w:bCs/>
                <w:color w:val="FFFFFF"/>
                <w:sz w:val="19"/>
                <w:szCs w:val="19"/>
              </w:rPr>
              <w:t>Effect</w:t>
            </w:r>
          </w:p>
        </w:tc>
      </w:tr>
      <w:tr w:rsidR="00882086" w14:paraId="2979E369"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3C4EF" w14:textId="77777777" w:rsidR="00882086" w:rsidRDefault="00000000">
            <w:pPr>
              <w:spacing w:before="20" w:after="20"/>
            </w:pPr>
            <w:r>
              <w:rPr>
                <w:b/>
                <w:bCs/>
                <w:sz w:val="19"/>
                <w:szCs w:val="19"/>
              </w:rPr>
              <w:t>Diplomacy Training</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36E0AF"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569966" w14:textId="77777777" w:rsidR="00882086" w:rsidRDefault="00000000">
            <w:pPr>
              <w:spacing w:before="20" w:after="20"/>
              <w:jc w:val="center"/>
            </w:pPr>
            <w:r>
              <w:rPr>
                <w:sz w:val="19"/>
                <w:szCs w:val="19"/>
              </w:rPr>
              <w:t>N/A</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47D9C3"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4D6EA9DA"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15F741" w14:textId="77777777" w:rsidR="00882086" w:rsidRDefault="00000000">
            <w:pPr>
              <w:spacing w:before="20" w:after="20"/>
              <w:rPr>
                <w:b/>
                <w:bCs/>
                <w:sz w:val="19"/>
                <w:szCs w:val="19"/>
              </w:rPr>
            </w:pPr>
            <w:r>
              <w:rPr>
                <w:b/>
                <w:bCs/>
                <w:sz w:val="19"/>
                <w:szCs w:val="19"/>
              </w:rPr>
              <w:t xml:space="preserve">Rally </w:t>
            </w:r>
            <w:r>
              <w:rPr>
                <w:rFonts w:ascii="Segoe UI Symbol" w:hAnsi="Segoe UI Symbol" w:cs="Segoe UI Symbol"/>
                <w:sz w:val="19"/>
                <w:szCs w:val="19"/>
              </w:rPr>
              <w:t>❶</w:t>
            </w:r>
          </w:p>
        </w:tc>
        <w:tc>
          <w:tcPr>
            <w:tcW w:w="5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BB56BA"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FAD671" w14:textId="77777777" w:rsidR="00882086" w:rsidRDefault="00000000">
            <w:pPr>
              <w:spacing w:before="20" w:after="20"/>
              <w:jc w:val="cente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0181B9" w14:textId="77777777" w:rsidR="00882086" w:rsidRDefault="00000000">
            <w:pPr>
              <w:spacing w:before="20" w:after="20"/>
              <w:rPr>
                <w:sz w:val="19"/>
                <w:szCs w:val="19"/>
              </w:rPr>
            </w:pPr>
            <w:r>
              <w:rPr>
                <w:sz w:val="19"/>
                <w:szCs w:val="19"/>
              </w:rPr>
              <w:t xml:space="preserve">You gain the Rally </w:t>
            </w:r>
            <w:r>
              <w:rPr>
                <w:rFonts w:ascii="Segoe UI Symbol" w:hAnsi="Segoe UI Symbol" w:cs="Segoe UI Symbol"/>
                <w:sz w:val="19"/>
                <w:szCs w:val="19"/>
              </w:rPr>
              <w:t>❶</w:t>
            </w:r>
            <w:r>
              <w:rPr>
                <w:sz w:val="19"/>
                <w:szCs w:val="19"/>
              </w:rPr>
              <w:t xml:space="preserve"> action:</w:t>
            </w:r>
          </w:p>
          <w:p w14:paraId="50DA536C" w14:textId="77777777" w:rsidR="00882086" w:rsidRDefault="00882086">
            <w:pPr>
              <w:spacing w:before="20" w:after="20"/>
            </w:pPr>
          </w:p>
          <w:p w14:paraId="62BF3F6F" w14:textId="77777777" w:rsidR="00882086" w:rsidRDefault="00000000">
            <w:pPr>
              <w:spacing w:before="20" w:after="20"/>
              <w:rPr>
                <w:b/>
                <w:bCs/>
                <w:sz w:val="19"/>
                <w:szCs w:val="19"/>
              </w:rPr>
            </w:pPr>
            <w:r>
              <w:rPr>
                <w:b/>
                <w:bCs/>
              </w:rPr>
              <w:t xml:space="preserve">Rally </w:t>
            </w:r>
            <w:r>
              <w:rPr>
                <w:rFonts w:ascii="Segoe UI Symbol" w:hAnsi="Segoe UI Symbol" w:cs="Segoe UI Symbol"/>
                <w:sz w:val="19"/>
                <w:szCs w:val="19"/>
              </w:rPr>
              <w:t>❶</w:t>
            </w:r>
          </w:p>
          <w:p w14:paraId="5DF16010" w14:textId="77777777" w:rsidR="00882086" w:rsidRDefault="00000000">
            <w:pPr>
              <w:spacing w:before="20" w:after="20"/>
              <w:rPr>
                <w:b/>
                <w:bCs/>
              </w:rPr>
            </w:pPr>
            <w:r>
              <w:rPr>
                <w:b/>
                <w:bCs/>
                <w:highlight w:val="green"/>
              </w:rPr>
              <w:t>Auditory, Emotion, Mental</w:t>
            </w:r>
          </w:p>
          <w:p w14:paraId="0FFF1E62" w14:textId="77777777" w:rsidR="00882086" w:rsidRDefault="00882086">
            <w:pPr>
              <w:spacing w:before="20" w:after="20"/>
              <w:rPr>
                <w:b/>
                <w:bCs/>
              </w:rPr>
            </w:pPr>
          </w:p>
          <w:p w14:paraId="493D3D8A" w14:textId="77777777" w:rsidR="00882086" w:rsidRDefault="00000000">
            <w:pPr>
              <w:spacing w:before="20" w:after="20"/>
            </w:pPr>
            <w:r>
              <w:t xml:space="preserve">Roll Diplomacy against a Threshold of 14. On a success, one ally within 30 feet who can hear you gains a +1 Situation bonus to their next Defense roll before your next Opportunity. On a critical success, +2, and they can Recenter </w:t>
            </w:r>
            <w:r>
              <w:rPr>
                <w:rFonts w:ascii="Segoe UI Symbol" w:hAnsi="Segoe UI Symbol" w:cs="Segoe UI Symbol"/>
                <w:sz w:val="19"/>
                <w:szCs w:val="19"/>
              </w:rPr>
              <w:t>❶</w:t>
            </w:r>
            <w:r>
              <w:t xml:space="preserve"> as a free action.</w:t>
            </w:r>
          </w:p>
        </w:tc>
      </w:tr>
      <w:tr w:rsidR="00882086" w14:paraId="3E68D4CA"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76FE6B" w14:textId="77777777" w:rsidR="00882086" w:rsidRDefault="00000000">
            <w:pPr>
              <w:spacing w:before="20" w:after="20"/>
            </w:pPr>
            <w:r>
              <w:rPr>
                <w:b/>
                <w:bCs/>
                <w:sz w:val="19"/>
                <w:szCs w:val="19"/>
              </w:rPr>
              <w:t xml:space="preserve">Talk Them Down </w:t>
            </w:r>
            <w:r>
              <w:rPr>
                <w:rFonts w:ascii="Segoe UI Symbol" w:hAnsi="Segoe UI Symbol" w:cs="Segoe UI Symbol"/>
                <w:sz w:val="19"/>
                <w:szCs w:val="19"/>
              </w:rPr>
              <w:t>❶</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0B09C4"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827534" w14:textId="77777777" w:rsidR="00882086" w:rsidRDefault="00000000">
            <w:pPr>
              <w:spacing w:before="20" w:after="20"/>
              <w:jc w:val="cente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D70CED" w14:textId="77777777" w:rsidR="00882086" w:rsidRDefault="00000000">
            <w:pPr>
              <w:spacing w:before="20" w:after="20"/>
              <w:rPr>
                <w:sz w:val="19"/>
                <w:szCs w:val="19"/>
              </w:rPr>
            </w:pPr>
            <w:r>
              <w:rPr>
                <w:sz w:val="19"/>
                <w:szCs w:val="19"/>
              </w:rPr>
              <w:t xml:space="preserve">You gain the Talk Them Down </w:t>
            </w:r>
            <w:r>
              <w:rPr>
                <w:rFonts w:ascii="Segoe UI Symbol" w:hAnsi="Segoe UI Symbol" w:cs="Segoe UI Symbol"/>
                <w:sz w:val="19"/>
                <w:szCs w:val="19"/>
              </w:rPr>
              <w:t>❶</w:t>
            </w:r>
            <w:r>
              <w:rPr>
                <w:sz w:val="19"/>
                <w:szCs w:val="19"/>
              </w:rPr>
              <w:t xml:space="preserve"> action:</w:t>
            </w:r>
          </w:p>
          <w:p w14:paraId="7B17D369" w14:textId="77777777" w:rsidR="00882086" w:rsidRDefault="00882086">
            <w:pPr>
              <w:spacing w:before="20" w:after="20"/>
            </w:pPr>
          </w:p>
          <w:p w14:paraId="5C1651E3" w14:textId="77777777" w:rsidR="00882086" w:rsidRDefault="00000000">
            <w:pPr>
              <w:spacing w:before="20" w:after="20"/>
              <w:rPr>
                <w:b/>
                <w:bCs/>
                <w:sz w:val="19"/>
                <w:szCs w:val="19"/>
              </w:rPr>
            </w:pPr>
            <w:r>
              <w:rPr>
                <w:b/>
                <w:bCs/>
              </w:rPr>
              <w:t xml:space="preserve">Talk Them Down </w:t>
            </w:r>
            <w:r>
              <w:rPr>
                <w:rFonts w:ascii="Segoe UI Symbol" w:hAnsi="Segoe UI Symbol" w:cs="Segoe UI Symbol"/>
                <w:sz w:val="19"/>
                <w:szCs w:val="19"/>
              </w:rPr>
              <w:t>❶</w:t>
            </w:r>
          </w:p>
          <w:p w14:paraId="5F505D49" w14:textId="77777777" w:rsidR="00882086" w:rsidRDefault="00000000">
            <w:pPr>
              <w:spacing w:before="20" w:after="20"/>
              <w:rPr>
                <w:b/>
                <w:bCs/>
              </w:rPr>
            </w:pPr>
            <w:r>
              <w:rPr>
                <w:b/>
                <w:bCs/>
                <w:highlight w:val="green"/>
              </w:rPr>
              <w:t>Auditory, Concentrate, Emotion, Mental</w:t>
            </w:r>
          </w:p>
          <w:p w14:paraId="2917A1F9" w14:textId="77777777" w:rsidR="00882086" w:rsidRDefault="00882086">
            <w:pPr>
              <w:spacing w:before="20" w:after="20"/>
              <w:rPr>
                <w:sz w:val="19"/>
                <w:szCs w:val="19"/>
              </w:rPr>
            </w:pPr>
          </w:p>
          <w:p w14:paraId="0AAD88E1" w14:textId="77777777" w:rsidR="00882086" w:rsidRDefault="00000000">
            <w:pPr>
              <w:spacing w:before="20" w:after="20"/>
            </w:pPr>
            <w:r>
              <w:rPr>
                <w:sz w:val="19"/>
                <w:szCs w:val="19"/>
              </w:rPr>
              <w:t xml:space="preserve">Roll </w:t>
            </w:r>
            <w:r>
              <w:rPr>
                <w:i/>
                <w:iCs/>
                <w:sz w:val="19"/>
                <w:szCs w:val="19"/>
              </w:rPr>
              <w:t>Diplomacy</w:t>
            </w:r>
            <w:r>
              <w:rPr>
                <w:sz w:val="19"/>
                <w:szCs w:val="19"/>
              </w:rPr>
              <w:t xml:space="preserve"> against the target's </w:t>
            </w:r>
            <w:r>
              <w:rPr>
                <w:i/>
                <w:iCs/>
                <w:sz w:val="19"/>
                <w:szCs w:val="19"/>
              </w:rPr>
              <w:t>Guard</w:t>
            </w:r>
            <w:r>
              <w:rPr>
                <w:sz w:val="19"/>
                <w:szCs w:val="19"/>
              </w:rPr>
              <w:t>. On a success, it takes a -2 Situation penalty to Attacks against you until the end of the next round; on a critical success, until the end of the encounter. On a critical failure it gains a +1 Situation bonus to Attacks against you.</w:t>
            </w:r>
          </w:p>
        </w:tc>
      </w:tr>
      <w:tr w:rsidR="00882086" w14:paraId="164C3FD5"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B813EF" w14:textId="77777777" w:rsidR="00882086" w:rsidRDefault="00000000">
            <w:pPr>
              <w:spacing w:before="20" w:after="20"/>
              <w:rPr>
                <w:b/>
                <w:bCs/>
                <w:sz w:val="19"/>
                <w:szCs w:val="19"/>
              </w:rPr>
            </w:pPr>
            <w:r>
              <w:rPr>
                <w:b/>
                <w:bCs/>
                <w:sz w:val="19"/>
                <w:szCs w:val="19"/>
              </w:rPr>
              <w:t>Coordinated Effort</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E1ADC2" w14:textId="77777777" w:rsidR="00882086" w:rsidRDefault="00000000">
            <w:pPr>
              <w:spacing w:before="20" w:after="20"/>
              <w:jc w:val="center"/>
              <w:rPr>
                <w:b/>
                <w:bCs/>
                <w:color w:val="4A7C59"/>
                <w:sz w:val="19"/>
                <w:szCs w:val="19"/>
              </w:rP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3E7EE" w14:textId="77777777" w:rsidR="00882086" w:rsidRDefault="00000000">
            <w:pPr>
              <w:spacing w:before="20" w:after="20"/>
              <w:jc w:val="center"/>
              <w:rPr>
                <w:sz w:val="19"/>
                <w:szCs w:val="19"/>
              </w:rP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758A6C" w14:textId="77777777" w:rsidR="00882086" w:rsidRDefault="00000000">
            <w:pPr>
              <w:spacing w:before="20" w:after="20"/>
              <w:rPr>
                <w:sz w:val="19"/>
                <w:szCs w:val="19"/>
              </w:rPr>
            </w:pPr>
            <w:r>
              <w:rPr>
                <w:sz w:val="19"/>
                <w:szCs w:val="19"/>
              </w:rPr>
              <w:t>When you Aid an ally, the bonus is +2 instead of +1, and +3 on a critical success.</w:t>
            </w:r>
          </w:p>
        </w:tc>
      </w:tr>
      <w:tr w:rsidR="00882086" w14:paraId="4FE49717"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3985C1" w14:textId="77777777" w:rsidR="00882086" w:rsidRDefault="00000000">
            <w:pPr>
              <w:spacing w:before="20" w:after="20"/>
              <w:rPr>
                <w:b/>
                <w:bCs/>
                <w:sz w:val="19"/>
                <w:szCs w:val="19"/>
              </w:rPr>
            </w:pPr>
            <w:r>
              <w:rPr>
                <w:b/>
                <w:bCs/>
                <w:sz w:val="19"/>
                <w:szCs w:val="19"/>
              </w:rPr>
              <w:t xml:space="preserve">Command the Field </w:t>
            </w:r>
            <w:r>
              <w:rPr>
                <w:rFonts w:ascii="Segoe UI Symbol" w:hAnsi="Segoe UI Symbol" w:cs="Segoe UI Symbol"/>
                <w:sz w:val="19"/>
                <w:szCs w:val="19"/>
              </w:rPr>
              <w:t>❷</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CCF981" w14:textId="77777777" w:rsidR="00882086" w:rsidRDefault="00000000">
            <w:pPr>
              <w:spacing w:before="20" w:after="20"/>
              <w:jc w:val="center"/>
              <w:rPr>
                <w:b/>
                <w:bCs/>
                <w:color w:val="4A7C59"/>
                <w:sz w:val="19"/>
                <w:szCs w:val="19"/>
              </w:rP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8CB323" w14:textId="77777777" w:rsidR="00882086" w:rsidRDefault="00000000">
            <w:pPr>
              <w:spacing w:before="20" w:after="20"/>
              <w:jc w:val="center"/>
              <w:rPr>
                <w:sz w:val="19"/>
                <w:szCs w:val="19"/>
              </w:rP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C1276C" w14:textId="77777777" w:rsidR="00882086" w:rsidRDefault="00000000">
            <w:pPr>
              <w:spacing w:before="20" w:after="20"/>
              <w:rPr>
                <w:sz w:val="19"/>
                <w:szCs w:val="19"/>
              </w:rPr>
            </w:pPr>
            <w:r>
              <w:rPr>
                <w:sz w:val="19"/>
                <w:szCs w:val="19"/>
              </w:rPr>
              <w:t xml:space="preserve">You gain the Command the Field </w:t>
            </w:r>
            <w:r>
              <w:rPr>
                <w:rFonts w:ascii="Segoe UI Symbol" w:hAnsi="Segoe UI Symbol" w:cs="Segoe UI Symbol"/>
                <w:sz w:val="19"/>
                <w:szCs w:val="19"/>
              </w:rPr>
              <w:t>❷</w:t>
            </w:r>
            <w:r>
              <w:rPr>
                <w:sz w:val="19"/>
                <w:szCs w:val="19"/>
              </w:rPr>
              <w:t xml:space="preserve"> action:</w:t>
            </w:r>
          </w:p>
          <w:p w14:paraId="62122EAD" w14:textId="77777777" w:rsidR="00882086" w:rsidRDefault="00882086">
            <w:pPr>
              <w:spacing w:before="20" w:after="20"/>
            </w:pPr>
          </w:p>
          <w:p w14:paraId="6E9597E2" w14:textId="77777777" w:rsidR="00882086" w:rsidRDefault="00000000">
            <w:pPr>
              <w:spacing w:before="20" w:after="20"/>
              <w:rPr>
                <w:b/>
                <w:bCs/>
                <w:sz w:val="19"/>
                <w:szCs w:val="19"/>
              </w:rPr>
            </w:pPr>
            <w:r>
              <w:rPr>
                <w:b/>
                <w:bCs/>
              </w:rPr>
              <w:t xml:space="preserve">Command the Field </w:t>
            </w:r>
            <w:r>
              <w:rPr>
                <w:rFonts w:ascii="Segoe UI Symbol" w:hAnsi="Segoe UI Symbol" w:cs="Segoe UI Symbol"/>
                <w:sz w:val="19"/>
                <w:szCs w:val="19"/>
              </w:rPr>
              <w:t>❷</w:t>
            </w:r>
          </w:p>
          <w:p w14:paraId="7BF0AEA9" w14:textId="77777777" w:rsidR="00882086" w:rsidRDefault="00000000">
            <w:pPr>
              <w:spacing w:before="20" w:after="20"/>
              <w:rPr>
                <w:b/>
                <w:bCs/>
              </w:rPr>
            </w:pPr>
            <w:r>
              <w:rPr>
                <w:b/>
                <w:bCs/>
                <w:highlight w:val="green"/>
              </w:rPr>
              <w:t>Auditory, Concentrate, Emotion, Mental</w:t>
            </w:r>
          </w:p>
          <w:p w14:paraId="5B698972" w14:textId="77777777" w:rsidR="00882086" w:rsidRDefault="00882086">
            <w:pPr>
              <w:spacing w:before="20" w:after="20"/>
              <w:rPr>
                <w:sz w:val="19"/>
                <w:szCs w:val="19"/>
              </w:rPr>
            </w:pPr>
          </w:p>
          <w:p w14:paraId="7ACAC496" w14:textId="77777777" w:rsidR="00882086" w:rsidRDefault="00000000">
            <w:pPr>
              <w:spacing w:before="20" w:after="20"/>
              <w:rPr>
                <w:sz w:val="19"/>
                <w:szCs w:val="19"/>
              </w:rPr>
            </w:pPr>
            <w:r>
              <w:rPr>
                <w:sz w:val="19"/>
                <w:szCs w:val="19"/>
              </w:rPr>
              <w:t xml:space="preserve">Roll </w:t>
            </w:r>
            <w:r>
              <w:rPr>
                <w:i/>
                <w:iCs/>
                <w:sz w:val="19"/>
                <w:szCs w:val="19"/>
              </w:rPr>
              <w:t>Diplomacy</w:t>
            </w:r>
            <w:r>
              <w:rPr>
                <w:sz w:val="19"/>
                <w:szCs w:val="19"/>
              </w:rPr>
              <w:t xml:space="preserve"> against a </w:t>
            </w:r>
            <w:r>
              <w:t>Threshold of 14</w:t>
            </w:r>
            <w:r>
              <w:rPr>
                <w:sz w:val="19"/>
                <w:szCs w:val="19"/>
              </w:rPr>
              <w:t>. On a Success, two allies who can hear you may each Step ⓿. On a critical success, they may each Move half their Speed instead.</w:t>
            </w:r>
          </w:p>
        </w:tc>
      </w:tr>
    </w:tbl>
    <w:p w14:paraId="0F853D14" w14:textId="77777777" w:rsidR="00882086" w:rsidRDefault="00000000">
      <w:pPr>
        <w:pStyle w:val="Heading3"/>
        <w:keepNext/>
        <w:spacing w:before="180" w:after="100"/>
      </w:pPr>
      <w:r>
        <w:rPr>
          <w:rFonts w:eastAsia="Georgia"/>
          <w:b/>
          <w:bCs/>
          <w:color w:val="1D2A32"/>
          <w:sz w:val="23"/>
          <w:szCs w:val="23"/>
        </w:rPr>
        <w:t>Guile</w:t>
      </w:r>
    </w:p>
    <w:p w14:paraId="0584D514" w14:textId="77777777" w:rsidR="00882086" w:rsidRDefault="00000000">
      <w:pPr>
        <w:keepNext/>
        <w:spacing w:after="60"/>
      </w:pPr>
      <w:r>
        <w:rPr>
          <w:i/>
          <w:iCs/>
          <w:color w:val="0E5F6B"/>
          <w:sz w:val="20"/>
          <w:szCs w:val="20"/>
        </w:rPr>
        <w:t>Skill Constellation • Wits</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97"/>
        <w:gridCol w:w="631"/>
        <w:gridCol w:w="954"/>
        <w:gridCol w:w="5778"/>
      </w:tblGrid>
      <w:tr w:rsidR="00882086" w14:paraId="7851A93A" w14:textId="77777777">
        <w:trPr>
          <w:cantSplit/>
          <w:tblHeader/>
        </w:trPr>
        <w:tc>
          <w:tcPr>
            <w:tcW w:w="19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3EF0534" w14:textId="77777777" w:rsidR="00882086" w:rsidRDefault="00000000">
            <w:pPr>
              <w:spacing w:before="20" w:after="20"/>
            </w:pPr>
            <w:r>
              <w:rPr>
                <w:b/>
                <w:bCs/>
                <w:color w:val="FFFFFF"/>
                <w:sz w:val="19"/>
                <w:szCs w:val="19"/>
              </w:rPr>
              <w:t>Talent</w:t>
            </w:r>
          </w:p>
        </w:tc>
        <w:tc>
          <w:tcPr>
            <w:tcW w:w="63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A78ACA" w14:textId="77777777" w:rsidR="00882086" w:rsidRDefault="00000000">
            <w:pPr>
              <w:spacing w:before="20" w:after="20"/>
            </w:pPr>
            <w:r>
              <w:rPr>
                <w:b/>
                <w:bCs/>
                <w:color w:val="FFFFFF"/>
                <w:sz w:val="19"/>
                <w:szCs w:val="19"/>
              </w:rPr>
              <w:t>Tier</w:t>
            </w:r>
          </w:p>
        </w:tc>
        <w:tc>
          <w:tcPr>
            <w:tcW w:w="95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841444" w14:textId="77777777" w:rsidR="00882086" w:rsidRDefault="00000000">
            <w:pPr>
              <w:spacing w:before="20" w:after="20"/>
            </w:pPr>
            <w:r>
              <w:rPr>
                <w:b/>
                <w:bCs/>
                <w:color w:val="FFFFFF"/>
                <w:sz w:val="19"/>
                <w:szCs w:val="19"/>
              </w:rPr>
              <w:t>Requires</w:t>
            </w:r>
          </w:p>
        </w:tc>
        <w:tc>
          <w:tcPr>
            <w:tcW w:w="577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F0A46F9" w14:textId="77777777" w:rsidR="00882086" w:rsidRDefault="00000000">
            <w:pPr>
              <w:spacing w:before="20" w:after="20"/>
            </w:pPr>
            <w:r>
              <w:rPr>
                <w:b/>
                <w:bCs/>
                <w:color w:val="FFFFFF"/>
                <w:sz w:val="19"/>
                <w:szCs w:val="19"/>
              </w:rPr>
              <w:t>Effect</w:t>
            </w:r>
          </w:p>
        </w:tc>
      </w:tr>
      <w:tr w:rsidR="00882086" w14:paraId="5EE07CAF"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D61020" w14:textId="77777777" w:rsidR="00882086" w:rsidRDefault="00000000">
            <w:pPr>
              <w:spacing w:before="20" w:after="20"/>
            </w:pPr>
            <w:r>
              <w:rPr>
                <w:b/>
                <w:bCs/>
                <w:sz w:val="19"/>
                <w:szCs w:val="19"/>
              </w:rPr>
              <w:t>Guile Training</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3597C9"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0CACBF" w14:textId="77777777" w:rsidR="00882086" w:rsidRDefault="00000000">
            <w:pPr>
              <w:spacing w:before="20" w:after="20"/>
              <w:jc w:val="center"/>
            </w:pPr>
            <w:r>
              <w:rPr>
                <w:sz w:val="19"/>
                <w:szCs w:val="19"/>
              </w:rPr>
              <w:t>N/A</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4BF41B"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600A14DE"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1C2D59" w14:textId="77777777" w:rsidR="00882086" w:rsidRDefault="00000000">
            <w:pPr>
              <w:spacing w:before="20" w:after="20"/>
              <w:rPr>
                <w:b/>
                <w:bCs/>
                <w:sz w:val="19"/>
                <w:szCs w:val="19"/>
              </w:rPr>
            </w:pPr>
            <w:r>
              <w:rPr>
                <w:b/>
                <w:bCs/>
                <w:sz w:val="19"/>
                <w:szCs w:val="19"/>
              </w:rPr>
              <w:t xml:space="preserve">Feinting Step </w:t>
            </w:r>
            <w:r>
              <w:rPr>
                <w:rFonts w:ascii="Segoe UI Symbol" w:hAnsi="Segoe UI Symbol" w:cs="Segoe UI Symbol"/>
                <w:sz w:val="19"/>
                <w:szCs w:val="19"/>
              </w:rPr>
              <w:t>❶</w:t>
            </w:r>
          </w:p>
        </w:tc>
        <w:tc>
          <w:tcPr>
            <w:tcW w:w="63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049F21"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D5968C4" w14:textId="77777777" w:rsidR="00882086" w:rsidRDefault="00000000">
            <w:pPr>
              <w:spacing w:before="20" w:after="20"/>
              <w:jc w:val="cente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A14EE63" w14:textId="77777777" w:rsidR="00882086" w:rsidRDefault="00000000">
            <w:pPr>
              <w:spacing w:before="20" w:after="20"/>
            </w:pPr>
            <w:r>
              <w:rPr>
                <w:sz w:val="19"/>
                <w:szCs w:val="19"/>
              </w:rPr>
              <w:t>Feint, then Step.</w:t>
            </w:r>
          </w:p>
        </w:tc>
      </w:tr>
      <w:tr w:rsidR="00882086" w14:paraId="3E8795C0"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CF7EBB" w14:textId="77777777" w:rsidR="00882086" w:rsidRDefault="00000000">
            <w:pPr>
              <w:spacing w:before="20" w:after="20"/>
            </w:pPr>
            <w:r>
              <w:rPr>
                <w:b/>
                <w:bCs/>
                <w:sz w:val="19"/>
                <w:szCs w:val="19"/>
              </w:rPr>
              <w:t>Sell the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3DD654"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41AE0" w14:textId="77777777" w:rsidR="00882086" w:rsidRDefault="00000000">
            <w:pPr>
              <w:spacing w:before="20" w:after="20"/>
              <w:jc w:val="cente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97CC5B" w14:textId="77777777" w:rsidR="00882086" w:rsidRDefault="00000000">
            <w:pPr>
              <w:spacing w:before="20" w:after="20"/>
            </w:pPr>
            <w:r>
              <w:rPr>
                <w:sz w:val="19"/>
                <w:szCs w:val="19"/>
              </w:rPr>
              <w:t>When you critically succeed at a Feint, the target is off-guard to everyone, not just you, until the end of the next round.</w:t>
            </w:r>
          </w:p>
        </w:tc>
      </w:tr>
      <w:tr w:rsidR="00882086" w14:paraId="3500D9C1"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88C6A8" w14:textId="77777777" w:rsidR="00882086" w:rsidRDefault="00000000">
            <w:pPr>
              <w:spacing w:before="20" w:after="20"/>
              <w:rPr>
                <w:b/>
                <w:bCs/>
                <w:sz w:val="19"/>
                <w:szCs w:val="19"/>
              </w:rPr>
            </w:pPr>
            <w:r>
              <w:rPr>
                <w:b/>
                <w:bCs/>
                <w:sz w:val="19"/>
                <w:szCs w:val="19"/>
              </w:rPr>
              <w:lastRenderedPageBreak/>
              <w:t>Overextending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3A080E" w14:textId="77777777" w:rsidR="00882086" w:rsidRDefault="00000000">
            <w:pPr>
              <w:spacing w:before="20" w:after="20"/>
              <w:jc w:val="center"/>
              <w:rPr>
                <w:b/>
                <w:bCs/>
                <w:color w:val="4A7C59"/>
                <w:sz w:val="19"/>
                <w:szCs w:val="19"/>
              </w:rP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153BFA7" w14:textId="77777777" w:rsidR="00882086" w:rsidRDefault="00000000">
            <w:pPr>
              <w:spacing w:before="20" w:after="20"/>
              <w:jc w:val="center"/>
              <w:rPr>
                <w:sz w:val="19"/>
                <w:szCs w:val="19"/>
              </w:rP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EC36D8" w14:textId="77777777" w:rsidR="00882086" w:rsidRDefault="00000000">
            <w:pPr>
              <w:spacing w:before="20" w:after="20"/>
              <w:rPr>
                <w:sz w:val="19"/>
                <w:szCs w:val="19"/>
              </w:rPr>
            </w:pPr>
            <w:r>
              <w:rPr>
                <w:sz w:val="19"/>
                <w:szCs w:val="19"/>
              </w:rPr>
              <w:t>On a successful Feint, you can use the following success and critical success effects instead of any other effects that would occur when you Feint.</w:t>
            </w:r>
            <w:r>
              <w:rPr>
                <w:sz w:val="19"/>
                <w:szCs w:val="19"/>
              </w:rPr>
              <w:br/>
            </w:r>
            <w:r>
              <w:rPr>
                <w:sz w:val="19"/>
                <w:szCs w:val="19"/>
              </w:rPr>
              <w:br/>
            </w:r>
            <w:r>
              <w:rPr>
                <w:b/>
                <w:bCs/>
                <w:sz w:val="19"/>
                <w:szCs w:val="19"/>
              </w:rPr>
              <w:t>Critical Success</w:t>
            </w:r>
            <w:r>
              <w:rPr>
                <w:sz w:val="19"/>
                <w:szCs w:val="19"/>
              </w:rPr>
              <w:t> The target takes a -2 Situation penalty to all attack rolls against you before the end of the next round.</w:t>
            </w:r>
            <w:r>
              <w:rPr>
                <w:sz w:val="19"/>
                <w:szCs w:val="19"/>
              </w:rPr>
              <w:br/>
            </w:r>
            <w:r>
              <w:rPr>
                <w:b/>
                <w:bCs/>
                <w:sz w:val="19"/>
                <w:szCs w:val="19"/>
              </w:rPr>
              <w:t>Success</w:t>
            </w:r>
            <w:r>
              <w:rPr>
                <w:sz w:val="19"/>
                <w:szCs w:val="19"/>
              </w:rPr>
              <w:t> The target takes a -2 Situation penalty to its next attack roll against you before the end of the next round.</w:t>
            </w:r>
          </w:p>
        </w:tc>
      </w:tr>
      <w:tr w:rsidR="00882086" w14:paraId="35DCCFE1"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AEA06B" w14:textId="77777777" w:rsidR="00882086" w:rsidRDefault="00000000">
            <w:pPr>
              <w:spacing w:before="20" w:after="20"/>
              <w:rPr>
                <w:b/>
                <w:bCs/>
                <w:sz w:val="19"/>
                <w:szCs w:val="19"/>
              </w:rPr>
            </w:pPr>
            <w:r>
              <w:rPr>
                <w:b/>
                <w:bCs/>
                <w:sz w:val="19"/>
                <w:szCs w:val="19"/>
              </w:rPr>
              <w:t>Distracting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4D2ADF" w14:textId="77777777" w:rsidR="00882086" w:rsidRDefault="00000000">
            <w:pPr>
              <w:spacing w:before="20" w:after="20"/>
              <w:jc w:val="center"/>
              <w:rPr>
                <w:b/>
                <w:bCs/>
                <w:color w:val="4A7C59"/>
                <w:sz w:val="19"/>
                <w:szCs w:val="19"/>
              </w:rP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728C8B" w14:textId="77777777" w:rsidR="00882086" w:rsidRDefault="00000000">
            <w:pPr>
              <w:spacing w:before="20" w:after="20"/>
              <w:jc w:val="center"/>
              <w:rPr>
                <w:sz w:val="19"/>
                <w:szCs w:val="19"/>
              </w:rP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86A10A" w14:textId="77777777" w:rsidR="00882086" w:rsidRDefault="00000000">
            <w:pPr>
              <w:spacing w:before="20" w:after="20"/>
              <w:rPr>
                <w:sz w:val="19"/>
                <w:szCs w:val="19"/>
              </w:rPr>
            </w:pPr>
            <w:r>
              <w:rPr>
                <w:sz w:val="19"/>
                <w:szCs w:val="19"/>
              </w:rPr>
              <w:t>While a creature is Off-Guard or Wrong-Footed by your Feints, it also takes a -2 Situation penalty to Awareness and Agility checks and Thresholds.</w:t>
            </w:r>
          </w:p>
        </w:tc>
      </w:tr>
    </w:tbl>
    <w:p w14:paraId="731FBD02" w14:textId="77777777" w:rsidR="00882086" w:rsidRDefault="00000000">
      <w:pPr>
        <w:pStyle w:val="Heading3"/>
        <w:keepNext/>
        <w:spacing w:before="180" w:after="100"/>
      </w:pPr>
      <w:r>
        <w:rPr>
          <w:rFonts w:eastAsia="Georgia"/>
          <w:b/>
          <w:bCs/>
          <w:color w:val="1D2A32"/>
          <w:sz w:val="23"/>
          <w:szCs w:val="23"/>
        </w:rPr>
        <w:t>Intimidation</w:t>
      </w:r>
    </w:p>
    <w:p w14:paraId="23A2E080" w14:textId="77777777" w:rsidR="00882086" w:rsidRDefault="00000000">
      <w:pPr>
        <w:keepNext/>
        <w:spacing w:after="60"/>
      </w:pPr>
      <w:r>
        <w:rPr>
          <w:i/>
          <w:iCs/>
          <w:color w:val="0E5F6B"/>
          <w:sz w:val="20"/>
          <w:szCs w:val="20"/>
        </w:rPr>
        <w:t>Skill Constellation • Presence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73"/>
        <w:gridCol w:w="626"/>
        <w:gridCol w:w="1109"/>
        <w:gridCol w:w="5652"/>
      </w:tblGrid>
      <w:tr w:rsidR="00882086" w14:paraId="41FA829E" w14:textId="77777777">
        <w:trPr>
          <w:cantSplit/>
          <w:tblHeader/>
        </w:trPr>
        <w:tc>
          <w:tcPr>
            <w:tcW w:w="197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8B6232" w14:textId="77777777" w:rsidR="00882086" w:rsidRDefault="00000000">
            <w:pPr>
              <w:spacing w:before="20" w:after="20"/>
            </w:pPr>
            <w:r>
              <w:rPr>
                <w:b/>
                <w:bCs/>
                <w:color w:val="FFFFFF"/>
                <w:sz w:val="19"/>
                <w:szCs w:val="19"/>
              </w:rPr>
              <w:t>Talent</w:t>
            </w:r>
          </w:p>
        </w:tc>
        <w:tc>
          <w:tcPr>
            <w:tcW w:w="62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042EDE3" w14:textId="77777777" w:rsidR="00882086" w:rsidRDefault="00000000">
            <w:pPr>
              <w:spacing w:before="20" w:after="20"/>
            </w:pPr>
            <w:r>
              <w:rPr>
                <w:b/>
                <w:bCs/>
                <w:color w:val="FFFFFF"/>
                <w:sz w:val="19"/>
                <w:szCs w:val="19"/>
              </w:rPr>
              <w:t>Tier</w:t>
            </w:r>
          </w:p>
        </w:tc>
        <w:tc>
          <w:tcPr>
            <w:tcW w:w="11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ACC925" w14:textId="77777777" w:rsidR="00882086" w:rsidRDefault="00000000">
            <w:pPr>
              <w:spacing w:before="20" w:after="20"/>
            </w:pPr>
            <w:r>
              <w:rPr>
                <w:b/>
                <w:bCs/>
                <w:color w:val="FFFFFF"/>
                <w:sz w:val="19"/>
                <w:szCs w:val="19"/>
              </w:rPr>
              <w:t>Requires</w:t>
            </w:r>
          </w:p>
        </w:tc>
        <w:tc>
          <w:tcPr>
            <w:tcW w:w="565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AD8CAC" w14:textId="77777777" w:rsidR="00882086" w:rsidRDefault="00000000">
            <w:pPr>
              <w:spacing w:before="20" w:after="20"/>
            </w:pPr>
            <w:r>
              <w:rPr>
                <w:b/>
                <w:bCs/>
                <w:color w:val="FFFFFF"/>
                <w:sz w:val="19"/>
                <w:szCs w:val="19"/>
              </w:rPr>
              <w:t>Effect</w:t>
            </w:r>
          </w:p>
        </w:tc>
      </w:tr>
      <w:tr w:rsidR="00882086" w14:paraId="3A85F5FC"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71C2F6" w14:textId="77777777" w:rsidR="00882086" w:rsidRDefault="00000000">
            <w:pPr>
              <w:spacing w:before="20" w:after="20"/>
            </w:pPr>
            <w:r>
              <w:rPr>
                <w:b/>
                <w:bCs/>
                <w:sz w:val="19"/>
                <w:szCs w:val="19"/>
              </w:rPr>
              <w:t>Intimidation Training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512FDC"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A5D241" w14:textId="77777777" w:rsidR="00882086" w:rsidRDefault="00000000">
            <w:pPr>
              <w:spacing w:before="20" w:after="20"/>
              <w:jc w:val="center"/>
            </w:pPr>
            <w:r>
              <w:rPr>
                <w:sz w:val="19"/>
                <w:szCs w:val="19"/>
              </w:rPr>
              <w:t>N/A</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7FDE74"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67ADE6A4"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AA97A" w14:textId="77777777" w:rsidR="00882086" w:rsidRDefault="00000000">
            <w:pPr>
              <w:spacing w:before="20" w:after="20"/>
              <w:rPr>
                <w:b/>
                <w:bCs/>
                <w:sz w:val="19"/>
                <w:szCs w:val="19"/>
              </w:rPr>
            </w:pPr>
            <w:r>
              <w:rPr>
                <w:b/>
                <w:bCs/>
                <w:sz w:val="19"/>
                <w:szCs w:val="19"/>
              </w:rPr>
              <w:t xml:space="preserve">Battle Cry </w:t>
            </w:r>
            <w:r>
              <w:rPr>
                <w:rFonts w:ascii="Segoe UI Symbol" w:hAnsi="Segoe UI Symbol" w:cs="Segoe UI Symbol"/>
                <w:color w:val="E2703A"/>
              </w:rPr>
              <w:t>⓿</w:t>
            </w:r>
            <w:r>
              <w:rPr>
                <w:rFonts w:ascii="Cambria Math" w:hAnsi="Cambria Math" w:cs="Cambria Math"/>
                <w:sz w:val="19"/>
                <w:szCs w:val="19"/>
              </w:rPr>
              <w:t>↺</w:t>
            </w:r>
          </w:p>
        </w:tc>
        <w:tc>
          <w:tcPr>
            <w:tcW w:w="62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847A80"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5C376C" w14:textId="77777777" w:rsidR="00882086" w:rsidRDefault="00000000">
            <w:pPr>
              <w:spacing w:before="20" w:after="20"/>
              <w:jc w:val="cente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AC7098A" w14:textId="77777777" w:rsidR="00882086" w:rsidRDefault="00000000">
            <w:pPr>
              <w:spacing w:before="20" w:after="20"/>
              <w:rPr>
                <w:sz w:val="19"/>
                <w:szCs w:val="19"/>
              </w:rPr>
            </w:pPr>
            <w:r>
              <w:rPr>
                <w:b/>
                <w:bCs/>
                <w:sz w:val="19"/>
                <w:szCs w:val="19"/>
              </w:rPr>
              <w:t>Trigger</w:t>
            </w:r>
            <w:r>
              <w:rPr>
                <w:sz w:val="19"/>
                <w:szCs w:val="19"/>
              </w:rPr>
              <w:t xml:space="preserve"> You are about to roll Initiative.</w:t>
            </w:r>
          </w:p>
          <w:p w14:paraId="40C5F522" w14:textId="77777777" w:rsidR="00882086" w:rsidRDefault="00882086">
            <w:pPr>
              <w:spacing w:before="20" w:after="20"/>
              <w:rPr>
                <w:sz w:val="19"/>
                <w:szCs w:val="19"/>
              </w:rPr>
            </w:pPr>
          </w:p>
          <w:p w14:paraId="0559F8E4" w14:textId="77777777" w:rsidR="00882086" w:rsidRDefault="00000000">
            <w:pPr>
              <w:spacing w:before="20" w:after="20"/>
            </w:pPr>
            <w:r>
              <w:rPr>
                <w:sz w:val="19"/>
                <w:szCs w:val="19"/>
              </w:rPr>
              <w:t xml:space="preserve">Demoralize every enemy within 15 feet with a single roll, compared separately against each one's </w:t>
            </w:r>
            <w:r>
              <w:rPr>
                <w:i/>
                <w:iCs/>
                <w:sz w:val="19"/>
                <w:szCs w:val="19"/>
              </w:rPr>
              <w:t>Guard</w:t>
            </w:r>
            <w:r>
              <w:rPr>
                <w:sz w:val="19"/>
                <w:szCs w:val="19"/>
              </w:rPr>
              <w:t>.</w:t>
            </w:r>
          </w:p>
        </w:tc>
      </w:tr>
      <w:tr w:rsidR="00882086" w14:paraId="35D483A4"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761B0A" w14:textId="77777777" w:rsidR="00882086" w:rsidRDefault="00000000">
            <w:pPr>
              <w:spacing w:before="20" w:after="20"/>
            </w:pPr>
            <w:r>
              <w:rPr>
                <w:b/>
                <w:bCs/>
                <w:sz w:val="19"/>
                <w:szCs w:val="19"/>
              </w:rPr>
              <w:t>No Quarter</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F812F7"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FC80BF" w14:textId="77777777" w:rsidR="00882086" w:rsidRDefault="00000000">
            <w:pPr>
              <w:spacing w:before="20" w:after="20"/>
              <w:jc w:val="cente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E3F256" w14:textId="77777777" w:rsidR="00882086" w:rsidRDefault="00000000">
            <w:pPr>
              <w:spacing w:before="20" w:after="20"/>
            </w:pPr>
            <w:r>
              <w:rPr>
                <w:sz w:val="19"/>
                <w:szCs w:val="19"/>
              </w:rPr>
              <w:t>When you drop a creature, you may Demoralize ⓿ one enemy who saw it fall.</w:t>
            </w:r>
          </w:p>
        </w:tc>
      </w:tr>
      <w:tr w:rsidR="00882086" w14:paraId="7E4270B2"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CAFF79" w14:textId="77777777" w:rsidR="00882086" w:rsidRDefault="00000000">
            <w:pPr>
              <w:spacing w:before="20" w:after="20"/>
              <w:rPr>
                <w:b/>
                <w:bCs/>
                <w:sz w:val="19"/>
                <w:szCs w:val="19"/>
              </w:rPr>
            </w:pPr>
            <w:r>
              <w:rPr>
                <w:b/>
                <w:bCs/>
                <w:sz w:val="19"/>
                <w:szCs w:val="19"/>
              </w:rPr>
              <w:t>Unnerving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B79713" w14:textId="77777777" w:rsidR="00882086" w:rsidRDefault="00000000">
            <w:pPr>
              <w:spacing w:before="20" w:after="20"/>
              <w:jc w:val="center"/>
              <w:rPr>
                <w:b/>
                <w:bCs/>
                <w:color w:val="4A7C59"/>
                <w:sz w:val="19"/>
                <w:szCs w:val="19"/>
              </w:rP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2BB71B" w14:textId="77777777" w:rsidR="00882086" w:rsidRDefault="00000000">
            <w:pPr>
              <w:spacing w:before="20" w:after="20"/>
              <w:jc w:val="center"/>
              <w:rPr>
                <w:sz w:val="19"/>
                <w:szCs w:val="19"/>
              </w:rP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1C3C4F" w14:textId="77777777" w:rsidR="00882086" w:rsidRDefault="00000000">
            <w:pPr>
              <w:spacing w:before="20" w:after="20"/>
              <w:rPr>
                <w:sz w:val="19"/>
                <w:szCs w:val="19"/>
              </w:rPr>
            </w:pPr>
            <w:r>
              <w:rPr>
                <w:sz w:val="19"/>
                <w:szCs w:val="19"/>
              </w:rPr>
              <w:t>A creature you have Demoralized this encounter takes a −1 Situation penalty to attacks against you for the rest of it.</w:t>
            </w:r>
          </w:p>
        </w:tc>
      </w:tr>
      <w:tr w:rsidR="00882086" w14:paraId="150D4D8C"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EA603D" w14:textId="77777777" w:rsidR="00882086" w:rsidRDefault="00000000">
            <w:pPr>
              <w:spacing w:before="20" w:after="20"/>
              <w:rPr>
                <w:b/>
                <w:bCs/>
                <w:sz w:val="19"/>
                <w:szCs w:val="19"/>
              </w:rPr>
            </w:pPr>
            <w:r>
              <w:rPr>
                <w:b/>
                <w:bCs/>
                <w:sz w:val="19"/>
                <w:szCs w:val="19"/>
              </w:rPr>
              <w:t>Brutal Beating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7ADC81" w14:textId="77777777" w:rsidR="00882086" w:rsidRDefault="00000000">
            <w:pPr>
              <w:spacing w:before="20" w:after="20"/>
              <w:jc w:val="center"/>
              <w:rPr>
                <w:b/>
                <w:bCs/>
                <w:color w:val="4A7C59"/>
                <w:sz w:val="19"/>
                <w:szCs w:val="19"/>
              </w:rP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69FA42" w14:textId="77777777" w:rsidR="00882086" w:rsidRDefault="00000000">
            <w:pPr>
              <w:spacing w:before="20" w:after="20"/>
              <w:jc w:val="center"/>
              <w:rPr>
                <w:sz w:val="19"/>
                <w:szCs w:val="19"/>
              </w:rP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B29510" w14:textId="77777777" w:rsidR="00882086" w:rsidRDefault="00000000">
            <w:pPr>
              <w:spacing w:before="20" w:after="20"/>
              <w:rPr>
                <w:sz w:val="19"/>
                <w:szCs w:val="19"/>
              </w:rPr>
            </w:pPr>
            <w:r>
              <w:rPr>
                <w:sz w:val="19"/>
                <w:szCs w:val="19"/>
              </w:rPr>
              <w:t>Whenever your Strike is a critical hit and deals damage, the target is Frightened 1.</w:t>
            </w:r>
          </w:p>
        </w:tc>
      </w:tr>
    </w:tbl>
    <w:p w14:paraId="3A64B952" w14:textId="77777777" w:rsidR="00882086" w:rsidRDefault="00000000">
      <w:pPr>
        <w:pStyle w:val="Heading3"/>
        <w:keepNext/>
        <w:spacing w:before="180" w:after="100"/>
      </w:pPr>
      <w:r>
        <w:rPr>
          <w:rFonts w:eastAsia="Georgia"/>
          <w:b/>
          <w:bCs/>
          <w:color w:val="1D2A32"/>
          <w:sz w:val="23"/>
          <w:szCs w:val="23"/>
        </w:rPr>
        <w:t>Stealth</w:t>
      </w:r>
    </w:p>
    <w:p w14:paraId="452640E0" w14:textId="77777777" w:rsidR="00882086" w:rsidRDefault="00000000">
      <w:pPr>
        <w:keepNext/>
        <w:spacing w:after="60"/>
      </w:pPr>
      <w:r>
        <w:rPr>
          <w:i/>
          <w:iCs/>
          <w:color w:val="0E5F6B"/>
          <w:sz w:val="20"/>
          <w:szCs w:val="20"/>
        </w:rPr>
        <w:t>Skill Constellation • Agility</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406"/>
        <w:gridCol w:w="462"/>
        <w:gridCol w:w="856"/>
        <w:gridCol w:w="5636"/>
      </w:tblGrid>
      <w:tr w:rsidR="00882086" w14:paraId="02BF64B8" w14:textId="77777777">
        <w:trPr>
          <w:cantSplit/>
          <w:tblHeader/>
        </w:trPr>
        <w:tc>
          <w:tcPr>
            <w:tcW w:w="24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793B328" w14:textId="77777777" w:rsidR="00882086" w:rsidRDefault="00000000">
            <w:pPr>
              <w:spacing w:before="20" w:after="20"/>
              <w:rPr>
                <w:sz w:val="19"/>
                <w:szCs w:val="19"/>
              </w:rPr>
            </w:pPr>
            <w:r>
              <w:rPr>
                <w:b/>
                <w:bCs/>
                <w:color w:val="FFFFFF"/>
                <w:sz w:val="19"/>
                <w:szCs w:val="19"/>
              </w:rPr>
              <w:t>Talent</w:t>
            </w:r>
          </w:p>
        </w:tc>
        <w:tc>
          <w:tcPr>
            <w:tcW w:w="4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4CE0F2" w14:textId="77777777" w:rsidR="00882086" w:rsidRDefault="00000000">
            <w:pPr>
              <w:spacing w:before="20" w:after="20"/>
              <w:rPr>
                <w:sz w:val="19"/>
                <w:szCs w:val="19"/>
              </w:rPr>
            </w:pPr>
            <w:r>
              <w:rPr>
                <w:b/>
                <w:bCs/>
                <w:color w:val="FFFFFF"/>
                <w:sz w:val="19"/>
                <w:szCs w:val="19"/>
              </w:rPr>
              <w:t>Tier</w:t>
            </w:r>
          </w:p>
        </w:tc>
        <w:tc>
          <w:tcPr>
            <w:tcW w:w="8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5E6E78" w14:textId="77777777" w:rsidR="00882086" w:rsidRDefault="00000000">
            <w:pPr>
              <w:spacing w:before="20" w:after="20"/>
              <w:rPr>
                <w:sz w:val="19"/>
                <w:szCs w:val="19"/>
              </w:rPr>
            </w:pPr>
            <w:r>
              <w:rPr>
                <w:b/>
                <w:bCs/>
                <w:color w:val="FFFFFF"/>
                <w:sz w:val="19"/>
                <w:szCs w:val="19"/>
              </w:rPr>
              <w:t>Requires</w:t>
            </w:r>
          </w:p>
        </w:tc>
        <w:tc>
          <w:tcPr>
            <w:tcW w:w="563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9C0C12B" w14:textId="77777777" w:rsidR="00882086" w:rsidRDefault="00000000">
            <w:pPr>
              <w:spacing w:before="20" w:after="20"/>
              <w:rPr>
                <w:sz w:val="19"/>
                <w:szCs w:val="19"/>
              </w:rPr>
            </w:pPr>
            <w:r>
              <w:rPr>
                <w:b/>
                <w:bCs/>
                <w:color w:val="FFFFFF"/>
                <w:sz w:val="19"/>
                <w:szCs w:val="19"/>
              </w:rPr>
              <w:t>Effect</w:t>
            </w:r>
          </w:p>
        </w:tc>
      </w:tr>
      <w:tr w:rsidR="00882086" w14:paraId="7C298722"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878F02" w14:textId="77777777" w:rsidR="00882086" w:rsidRDefault="00000000">
            <w:pPr>
              <w:spacing w:before="20" w:after="20"/>
              <w:rPr>
                <w:sz w:val="19"/>
                <w:szCs w:val="19"/>
              </w:rPr>
            </w:pPr>
            <w:r>
              <w:rPr>
                <w:sz w:val="19"/>
                <w:szCs w:val="19"/>
              </w:rPr>
              <w:t>Stealth Training</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8600FF"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E0E2C2" w14:textId="77777777" w:rsidR="00882086" w:rsidRDefault="00000000">
            <w:pPr>
              <w:spacing w:before="20" w:after="20"/>
              <w:jc w:val="center"/>
              <w:rPr>
                <w:sz w:val="19"/>
                <w:szCs w:val="19"/>
              </w:rPr>
            </w:pPr>
            <w:r>
              <w:rPr>
                <w:sz w:val="19"/>
                <w:szCs w:val="19"/>
              </w:rPr>
              <w:t>N/A</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681CE6" w14:textId="77777777" w:rsidR="00882086" w:rsidRDefault="00000000">
            <w:pPr>
              <w:spacing w:before="20" w:after="20"/>
              <w:rPr>
                <w:sz w:val="19"/>
                <w:szCs w:val="19"/>
              </w:rPr>
            </w:pPr>
            <w:r>
              <w:rPr>
                <w:sz w:val="19"/>
                <w:szCs w:val="19"/>
              </w:rPr>
              <w:t>You are Trained in this skill: add the Constellation's rank to its checks. Every talent here requires this.</w:t>
            </w:r>
          </w:p>
        </w:tc>
      </w:tr>
      <w:tr w:rsidR="00882086" w14:paraId="755C58EA"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320CA0" w14:textId="77777777" w:rsidR="00882086" w:rsidRDefault="00000000">
            <w:pPr>
              <w:spacing w:before="20" w:after="20"/>
              <w:rPr>
                <w:sz w:val="19"/>
                <w:szCs w:val="19"/>
              </w:rPr>
            </w:pPr>
            <w:r>
              <w:rPr>
                <w:sz w:val="19"/>
                <w:szCs w:val="19"/>
              </w:rPr>
              <w:t>Knife in the Dark</w:t>
            </w:r>
          </w:p>
        </w:tc>
        <w:tc>
          <w:tcPr>
            <w:tcW w:w="4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1B37E7"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3C9AB1"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076937" w14:textId="77777777" w:rsidR="00882086" w:rsidRDefault="00000000">
            <w:pPr>
              <w:spacing w:before="20" w:after="20"/>
              <w:rPr>
                <w:sz w:val="19"/>
                <w:szCs w:val="19"/>
              </w:rPr>
            </w:pPr>
            <w:r>
              <w:rPr>
                <w:sz w:val="19"/>
                <w:szCs w:val="19"/>
              </w:rPr>
              <w:t>When you Hit a creature that is Off-Guard or Wrong-Footed to you, you choose which Zone the blow lands on.</w:t>
            </w:r>
          </w:p>
        </w:tc>
      </w:tr>
      <w:tr w:rsidR="00882086" w14:paraId="59AC3A3F"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CC0576" w14:textId="77777777" w:rsidR="00882086" w:rsidRDefault="00000000">
            <w:pPr>
              <w:spacing w:before="20" w:after="20"/>
              <w:rPr>
                <w:sz w:val="19"/>
                <w:szCs w:val="19"/>
              </w:rPr>
            </w:pPr>
            <w:r>
              <w:rPr>
                <w:sz w:val="19"/>
                <w:szCs w:val="19"/>
              </w:rPr>
              <w:t xml:space="preserve">Lost in the Noise </w:t>
            </w:r>
            <w:r>
              <w:rPr>
                <w:rFonts w:ascii="Segoe UI Symbol" w:hAnsi="Segoe UI Symbol" w:cs="Segoe UI Symbol"/>
                <w:sz w:val="19"/>
                <w:szCs w:val="19"/>
              </w:rPr>
              <w:t>❶</w:t>
            </w:r>
            <w:r>
              <w:rPr>
                <w:sz w:val="19"/>
                <w:szCs w:val="19"/>
              </w:rPr>
              <w:t>↺</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FA74D5"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60D7AE"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3F3947" w14:textId="77777777" w:rsidR="00882086" w:rsidRDefault="00000000">
            <w:pPr>
              <w:spacing w:before="20" w:after="20"/>
              <w:rPr>
                <w:sz w:val="19"/>
                <w:szCs w:val="19"/>
              </w:rPr>
            </w:pPr>
            <w:r>
              <w:rPr>
                <w:b/>
                <w:bCs/>
                <w:sz w:val="19"/>
                <w:szCs w:val="19"/>
              </w:rPr>
              <w:t>Trigger</w:t>
            </w:r>
            <w:r>
              <w:rPr>
                <w:sz w:val="19"/>
                <w:szCs w:val="19"/>
              </w:rPr>
              <w:t xml:space="preserve"> An attack against you Misses.</w:t>
            </w:r>
          </w:p>
          <w:p w14:paraId="6885376D" w14:textId="77777777" w:rsidR="00882086" w:rsidRDefault="00000000">
            <w:pPr>
              <w:spacing w:before="20" w:after="20"/>
              <w:rPr>
                <w:sz w:val="19"/>
                <w:szCs w:val="19"/>
              </w:rPr>
            </w:pPr>
            <w:r>
              <w:rPr>
                <w:b/>
                <w:bCs/>
                <w:sz w:val="19"/>
                <w:szCs w:val="19"/>
              </w:rPr>
              <w:t>Effect</w:t>
            </w:r>
            <w:r>
              <w:rPr>
                <w:sz w:val="19"/>
                <w:szCs w:val="19"/>
              </w:rPr>
              <w:t xml:space="preserve"> If you have cover or concealment, Hide as part of this Reaction.</w:t>
            </w:r>
          </w:p>
        </w:tc>
      </w:tr>
      <w:tr w:rsidR="00882086" w14:paraId="4552A3F3"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436112" w14:textId="77777777" w:rsidR="00882086" w:rsidRDefault="00000000">
            <w:pPr>
              <w:spacing w:before="20" w:after="20"/>
              <w:rPr>
                <w:sz w:val="19"/>
                <w:szCs w:val="19"/>
              </w:rPr>
            </w:pPr>
            <w:r>
              <w:rPr>
                <w:sz w:val="19"/>
                <w:szCs w:val="19"/>
              </w:rPr>
              <w:t>Killing Stillness</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EFD5BE" w14:textId="77777777" w:rsidR="00882086" w:rsidRDefault="00000000">
            <w:pPr>
              <w:spacing w:before="20" w:after="20"/>
              <w:jc w:val="center"/>
              <w:rPr>
                <w:b/>
                <w:bCs/>
                <w:color w:val="4A7C59"/>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E7AA93"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8786FF" w14:textId="77777777" w:rsidR="00882086" w:rsidRDefault="00000000">
            <w:pPr>
              <w:spacing w:before="20" w:after="20"/>
              <w:rPr>
                <w:sz w:val="19"/>
                <w:szCs w:val="19"/>
              </w:rPr>
            </w:pPr>
            <w:r>
              <w:rPr>
                <w:sz w:val="19"/>
                <w:szCs w:val="19"/>
              </w:rPr>
              <w:t>The first time each encounter that you Strike a creature that is unaware of you, a Graze becomes a Hit.</w:t>
            </w:r>
          </w:p>
        </w:tc>
      </w:tr>
      <w:tr w:rsidR="00882086" w14:paraId="225B5F26"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688DC7" w14:textId="77777777" w:rsidR="00882086" w:rsidRDefault="00000000">
            <w:pPr>
              <w:spacing w:before="20" w:after="20"/>
              <w:rPr>
                <w:sz w:val="19"/>
                <w:szCs w:val="19"/>
              </w:rPr>
            </w:pPr>
            <w:r>
              <w:rPr>
                <w:sz w:val="19"/>
                <w:szCs w:val="19"/>
              </w:rPr>
              <w:t xml:space="preserve">Underhanded Assault </w:t>
            </w:r>
            <w:r>
              <w:rPr>
                <w:rFonts w:ascii="Segoe UI Symbol" w:hAnsi="Segoe UI Symbol" w:cs="Segoe UI Symbol"/>
                <w:sz w:val="19"/>
                <w:szCs w:val="19"/>
              </w:rPr>
              <w:t>❷</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13BF5E" w14:textId="77777777" w:rsidR="00882086" w:rsidRDefault="00000000">
            <w:pPr>
              <w:spacing w:before="20" w:after="20"/>
              <w:jc w:val="center"/>
              <w:rPr>
                <w:b/>
                <w:bCs/>
                <w:color w:val="4A7C59"/>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A15C33"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5B15AD" w14:textId="77777777" w:rsidR="00882086" w:rsidRDefault="00000000">
            <w:pPr>
              <w:spacing w:before="20" w:after="20"/>
              <w:rPr>
                <w:sz w:val="19"/>
                <w:szCs w:val="19"/>
              </w:rPr>
            </w:pPr>
            <w:r>
              <w:rPr>
                <w:sz w:val="19"/>
                <w:szCs w:val="19"/>
              </w:rPr>
              <w:t>You Sneak up to a foe adjacent to one of your allies. You can roll against the foe you’re Sneaking up on, even if it’s currently observing you, as though you were hidden. You take a -2 penalty on your Stealth check. If your Stealth check against the chosen foe succeeds, you can make a melee Strike against that foe at the end of your Sneak, and they are Wrong-Footed against that Strike.</w:t>
            </w:r>
          </w:p>
        </w:tc>
      </w:tr>
    </w:tbl>
    <w:p w14:paraId="265DEB5B" w14:textId="77777777" w:rsidR="00882086" w:rsidRDefault="00000000">
      <w:pPr>
        <w:pStyle w:val="Heading2"/>
        <w:keepNext/>
        <w:spacing w:before="240" w:after="120"/>
      </w:pPr>
      <w:bookmarkStart w:id="44" w:name="_Toc241476611"/>
      <w:r>
        <w:rPr>
          <w:rFonts w:eastAsia="Georgia"/>
          <w:b/>
          <w:bCs/>
          <w:color w:val="E2703A"/>
          <w:sz w:val="28"/>
          <w:szCs w:val="28"/>
        </w:rPr>
        <w:lastRenderedPageBreak/>
        <w:t>Martial Constellations</w:t>
      </w:r>
      <w:bookmarkEnd w:id="44"/>
    </w:p>
    <w:p w14:paraId="7C1ABE86"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Melee • Might</w:t>
      </w:r>
    </w:p>
    <w:p w14:paraId="290C0AED" w14:textId="77777777" w:rsidR="00882086" w:rsidRDefault="00000000">
      <w:r>
        <w:t xml:space="preserve">Represents transferable fundamentals: measure, timing, reading an opponent, footwork, maintaining guard, committing to a strike, etc. Melee is a </w:t>
      </w:r>
      <w:r>
        <w:rPr>
          <w:b/>
          <w:bCs/>
        </w:rPr>
        <w:t>parent</w:t>
      </w:r>
      <w:r>
        <w:t xml:space="preserve"> Constellation: every Talent you buy in Two-Weapon Fighting, Shield Fighting, Brawling, Dueling, Great Weapon Fighting, Spear &amp; Polearm Fighting, or Armored Fighting counts toward your Melee rank.</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612"/>
        <w:gridCol w:w="540"/>
        <w:gridCol w:w="1621"/>
        <w:gridCol w:w="5587"/>
      </w:tblGrid>
      <w:tr w:rsidR="00882086" w14:paraId="3916D3E6" w14:textId="77777777">
        <w:trPr>
          <w:cantSplit/>
          <w:tblHeader/>
        </w:trPr>
        <w:tc>
          <w:tcPr>
            <w:tcW w:w="16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0BDD78" w14:textId="77777777" w:rsidR="00882086" w:rsidRDefault="00000000">
            <w:pPr>
              <w:spacing w:before="20" w:after="20"/>
            </w:pPr>
            <w:r>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83C275A" w14:textId="77777777" w:rsidR="00882086" w:rsidRDefault="00000000">
            <w:pPr>
              <w:spacing w:before="20" w:after="20"/>
            </w:pPr>
            <w:r>
              <w:rPr>
                <w:b/>
                <w:bCs/>
                <w:color w:val="FFFFFF"/>
                <w:sz w:val="19"/>
                <w:szCs w:val="19"/>
              </w:rPr>
              <w:t>Tier</w:t>
            </w:r>
          </w:p>
        </w:tc>
        <w:tc>
          <w:tcPr>
            <w:tcW w:w="162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BE6A9A" w14:textId="77777777" w:rsidR="00882086" w:rsidRDefault="00000000">
            <w:pPr>
              <w:spacing w:before="20" w:after="20"/>
            </w:pPr>
            <w:r>
              <w:rPr>
                <w:b/>
                <w:bCs/>
                <w:color w:val="FFFFFF"/>
                <w:sz w:val="19"/>
                <w:szCs w:val="19"/>
              </w:rPr>
              <w:t>Requires</w:t>
            </w:r>
          </w:p>
        </w:tc>
        <w:tc>
          <w:tcPr>
            <w:tcW w:w="558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0C9E05" w14:textId="77777777" w:rsidR="00882086" w:rsidRDefault="00000000">
            <w:pPr>
              <w:spacing w:before="20" w:after="20"/>
            </w:pPr>
            <w:r>
              <w:rPr>
                <w:b/>
                <w:bCs/>
                <w:color w:val="FFFFFF"/>
                <w:sz w:val="19"/>
                <w:szCs w:val="19"/>
              </w:rPr>
              <w:t>Effect</w:t>
            </w:r>
          </w:p>
        </w:tc>
      </w:tr>
      <w:tr w:rsidR="00882086" w14:paraId="76BFA68A"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CBED3B" w14:textId="77777777" w:rsidR="00882086" w:rsidRDefault="00000000">
            <w:pPr>
              <w:spacing w:before="20" w:after="20"/>
              <w:rPr>
                <w:sz w:val="19"/>
                <w:szCs w:val="19"/>
              </w:rPr>
            </w:pPr>
            <w:r>
              <w:rPr>
                <w:sz w:val="19"/>
                <w:szCs w:val="19"/>
              </w:rPr>
              <w:t>Melee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58D6A3"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2EFBC4" w14:textId="77777777" w:rsidR="00882086" w:rsidRDefault="00000000">
            <w:pPr>
              <w:spacing w:before="20" w:after="20"/>
            </w:pPr>
            <w:r>
              <w:t>N/A</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7D4BCC" w14:textId="77777777" w:rsidR="00882086" w:rsidRDefault="00000000">
            <w:pPr>
              <w:spacing w:before="20" w:after="20"/>
              <w:rPr>
                <w:sz w:val="19"/>
                <w:szCs w:val="19"/>
              </w:rPr>
            </w:pPr>
            <w:r>
              <w:rPr>
                <w:sz w:val="19"/>
                <w:szCs w:val="19"/>
              </w:rPr>
              <w:t xml:space="preserve">You are Trained in Melee: add this Constellation’s Proficiency Bonus to your attack rolls with any weapon in your hand, and to Gain Control. You gain the </w:t>
            </w:r>
            <w:r>
              <w:rPr>
                <w:b/>
                <w:bCs/>
                <w:sz w:val="19"/>
                <w:szCs w:val="19"/>
              </w:rPr>
              <w:t>Counter ❶↺</w:t>
            </w:r>
            <w:r>
              <w:rPr>
                <w:sz w:val="19"/>
                <w:szCs w:val="19"/>
              </w:rPr>
              <w:t xml:space="preserve"> and </w:t>
            </w:r>
            <w:r>
              <w:rPr>
                <w:b/>
                <w:bCs/>
                <w:sz w:val="19"/>
                <w:szCs w:val="19"/>
              </w:rPr>
              <w:t>Intercept ❶↺</w:t>
            </w:r>
            <w:r>
              <w:rPr>
                <w:sz w:val="19"/>
                <w:szCs w:val="19"/>
              </w:rPr>
              <w:t xml:space="preserve"> Reactions.</w:t>
            </w:r>
          </w:p>
          <w:p w14:paraId="52D1906D" w14:textId="77777777" w:rsidR="00882086" w:rsidRDefault="00882086">
            <w:pPr>
              <w:spacing w:before="20" w:after="20"/>
              <w:rPr>
                <w:sz w:val="19"/>
                <w:szCs w:val="19"/>
              </w:rPr>
            </w:pPr>
          </w:p>
          <w:p w14:paraId="4C9E7A1E" w14:textId="77777777" w:rsidR="00882086" w:rsidRDefault="00000000">
            <w:pPr>
              <w:spacing w:before="20" w:after="20"/>
              <w:rPr>
                <w:sz w:val="19"/>
                <w:szCs w:val="19"/>
              </w:rPr>
            </w:pPr>
            <w:r>
              <w:rPr>
                <w:sz w:val="19"/>
                <w:szCs w:val="19"/>
              </w:rPr>
              <w:t xml:space="preserve">Special Intuitive weapons use your full Melee Proficiency Bonus. Practiced or Technical weapons do not; see </w:t>
            </w:r>
            <w:r>
              <w:rPr>
                <w:sz w:val="19"/>
                <w:szCs w:val="19"/>
                <w:u w:val="single"/>
              </w:rPr>
              <w:t>Chapter 5: Equipment</w:t>
            </w:r>
            <w:r>
              <w:rPr>
                <w:sz w:val="19"/>
                <w:szCs w:val="19"/>
              </w:rPr>
              <w:t xml:space="preserve"> for rules on Weapon Traits.</w:t>
            </w:r>
          </w:p>
        </w:tc>
      </w:tr>
      <w:tr w:rsidR="00882086" w14:paraId="47DFCF9F"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64ED93" w14:textId="77777777" w:rsidR="00882086" w:rsidRDefault="00000000">
            <w:pPr>
              <w:spacing w:before="20" w:after="20"/>
              <w:rPr>
                <w:sz w:val="19"/>
                <w:szCs w:val="19"/>
              </w:rPr>
            </w:pPr>
            <w:r>
              <w:rPr>
                <w:sz w:val="19"/>
                <w:szCs w:val="19"/>
              </w:rPr>
              <w:t>Weapon Familiarity</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FAFA8B" w14:textId="77777777" w:rsidR="00882086" w:rsidRDefault="00000000">
            <w:pPr>
              <w:spacing w:before="20" w:after="20"/>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6A6DAE" w14:textId="77777777" w:rsidR="00882086" w:rsidRDefault="00000000">
            <w:pPr>
              <w:spacing w:before="20" w:after="20"/>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FE751F" w14:textId="77777777" w:rsidR="00882086" w:rsidRDefault="00000000">
            <w:pPr>
              <w:spacing w:before="20" w:after="20"/>
              <w:rPr>
                <w:sz w:val="19"/>
                <w:szCs w:val="19"/>
              </w:rPr>
            </w:pPr>
            <w:r>
              <w:rPr>
                <w:sz w:val="19"/>
                <w:szCs w:val="19"/>
              </w:rPr>
              <w:t>Choose a Weapon Group or a Technical weapon. You are Familiar with weapons in that group or that Technical weapon.</w:t>
            </w:r>
          </w:p>
        </w:tc>
      </w:tr>
      <w:tr w:rsidR="00882086" w14:paraId="7594E06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2CEACA" w14:textId="77777777" w:rsidR="00882086" w:rsidRDefault="00000000">
            <w:pPr>
              <w:spacing w:before="20" w:after="20"/>
              <w:rPr>
                <w:sz w:val="19"/>
                <w:szCs w:val="19"/>
              </w:rPr>
            </w:pPr>
            <w:r>
              <w:rPr>
                <w:sz w:val="19"/>
                <w:szCs w:val="19"/>
              </w:rPr>
              <w:t>Quick Draw</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383408" w14:textId="77777777" w:rsidR="00882086" w:rsidRDefault="00000000">
            <w:pPr>
              <w:spacing w:before="20" w:after="20"/>
              <w:rPr>
                <w:sz w:val="19"/>
                <w:szCs w:val="19"/>
              </w:rPr>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3530D912" w14:textId="77777777" w:rsidR="00882086" w:rsidRDefault="00000000">
            <w:pPr>
              <w:spacing w:before="20" w:after="20"/>
              <w:rPr>
                <w:sz w:val="19"/>
                <w:szCs w:val="19"/>
              </w:rPr>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0449ED" w14:textId="77777777" w:rsidR="00882086" w:rsidRDefault="00000000">
            <w:pPr>
              <w:spacing w:before="20" w:after="20"/>
              <w:rPr>
                <w:sz w:val="19"/>
                <w:szCs w:val="19"/>
              </w:rPr>
            </w:pPr>
            <w:r>
              <w:rPr>
                <w:sz w:val="19"/>
                <w:szCs w:val="19"/>
              </w:rPr>
              <w:t>Use a Reaction ⓿↺ to draw or stow an item, weapon, or shield in each hand (or in both hands, if it requires two hands).</w:t>
            </w:r>
          </w:p>
        </w:tc>
      </w:tr>
      <w:tr w:rsidR="00882086" w14:paraId="0EAEB42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712741" w14:textId="77777777" w:rsidR="00882086" w:rsidRDefault="00000000">
            <w:pPr>
              <w:spacing w:before="20" w:after="20"/>
              <w:rPr>
                <w:sz w:val="19"/>
                <w:szCs w:val="19"/>
              </w:rPr>
            </w:pPr>
            <w:r>
              <w:rPr>
                <w:sz w:val="19"/>
                <w:szCs w:val="19"/>
              </w:rPr>
              <w:t>Turn the Weapon</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FBDB07"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4F0E8378"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AD66A08" w14:textId="77777777" w:rsidR="00882086" w:rsidRDefault="00000000">
            <w:pPr>
              <w:spacing w:before="20" w:after="20"/>
              <w:rPr>
                <w:sz w:val="19"/>
                <w:szCs w:val="19"/>
              </w:rPr>
            </w:pPr>
            <w:r>
              <w:rPr>
                <w:sz w:val="19"/>
                <w:szCs w:val="19"/>
              </w:rPr>
              <w:t xml:space="preserve">You may deal </w:t>
            </w:r>
            <w:r>
              <w:rPr>
                <w:b/>
                <w:bCs/>
                <w:sz w:val="19"/>
                <w:szCs w:val="19"/>
              </w:rPr>
              <w:t>bludgeoning</w:t>
            </w:r>
            <w:r>
              <w:rPr>
                <w:sz w:val="19"/>
                <w:szCs w:val="19"/>
              </w:rPr>
              <w:t xml:space="preserve"> damage with any Familiar melee weapon you wield, striking with the pommel, the haft, or the flat. Its damage die drops one step when you do (d12 to d10 to d8 to d6 to d4).</w:t>
            </w:r>
          </w:p>
        </w:tc>
      </w:tr>
      <w:tr w:rsidR="00882086" w14:paraId="573558C0"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4166AC" w14:textId="77777777" w:rsidR="00882086" w:rsidRDefault="00000000">
            <w:pPr>
              <w:spacing w:before="20" w:after="20"/>
              <w:rPr>
                <w:sz w:val="19"/>
                <w:szCs w:val="19"/>
              </w:rPr>
            </w:pPr>
            <w:r>
              <w:rPr>
                <w:sz w:val="19"/>
                <w:szCs w:val="19"/>
              </w:rPr>
              <w:t>Sure Grip</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0CCB05"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64D5664A"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9C21F3D" w14:textId="77777777" w:rsidR="00882086" w:rsidRDefault="00000000">
            <w:pPr>
              <w:spacing w:before="20" w:after="20"/>
              <w:rPr>
                <w:sz w:val="19"/>
                <w:szCs w:val="19"/>
              </w:rPr>
            </w:pPr>
            <w:r>
              <w:rPr>
                <w:sz w:val="19"/>
                <w:szCs w:val="19"/>
              </w:rPr>
              <w:t xml:space="preserve">+2 Situation bonus to your </w:t>
            </w:r>
            <w:r>
              <w:rPr>
                <w:i/>
                <w:iCs/>
                <w:sz w:val="19"/>
                <w:szCs w:val="19"/>
              </w:rPr>
              <w:t>Guard</w:t>
            </w:r>
            <w:r>
              <w:rPr>
                <w:sz w:val="19"/>
                <w:szCs w:val="19"/>
              </w:rPr>
              <w:t xml:space="preserve"> against Disarm regarding a Familiar weapon. When a Disarm against you would succeed, you keep hold of the weapon and suffer only the loosened grip.</w:t>
            </w:r>
          </w:p>
        </w:tc>
      </w:tr>
      <w:tr w:rsidR="00882086" w14:paraId="0A05FB5A"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9AA5AD" w14:textId="77777777" w:rsidR="00882086" w:rsidRDefault="00000000">
            <w:pPr>
              <w:spacing w:before="20" w:after="20"/>
              <w:rPr>
                <w:sz w:val="19"/>
                <w:szCs w:val="19"/>
              </w:rPr>
            </w:pPr>
            <w:r>
              <w:rPr>
                <w:sz w:val="19"/>
                <w:szCs w:val="19"/>
              </w:rPr>
              <w:t xml:space="preserve">Read the Steel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D2B537"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4D7ED0E0" w14:textId="77777777" w:rsidR="00882086" w:rsidRDefault="00000000">
            <w:pPr>
              <w:spacing w:before="20" w:after="20"/>
              <w:rPr>
                <w:sz w:val="19"/>
                <w:szCs w:val="19"/>
              </w:rPr>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5200FAC" w14:textId="77777777" w:rsidR="00882086" w:rsidRDefault="00000000">
            <w:pPr>
              <w:spacing w:before="20" w:after="20"/>
              <w:rPr>
                <w:sz w:val="19"/>
                <w:szCs w:val="19"/>
              </w:rPr>
            </w:pPr>
            <w:r>
              <w:rPr>
                <w:sz w:val="19"/>
                <w:szCs w:val="19"/>
              </w:rPr>
              <w:t>Study one creature you can see. Until the end of the encounter you know the Protection and the material of each of its Zones, and your Strikes against it ignore 1 Protection.</w:t>
            </w:r>
          </w:p>
        </w:tc>
      </w:tr>
      <w:tr w:rsidR="00882086" w14:paraId="6A5009CB"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2885236" w14:textId="77777777" w:rsidR="00882086" w:rsidRDefault="00000000">
            <w:pPr>
              <w:spacing w:before="20" w:after="20"/>
              <w:rPr>
                <w:sz w:val="19"/>
                <w:szCs w:val="19"/>
              </w:rPr>
            </w:pPr>
            <w:r>
              <w:rPr>
                <w:color w:val="auto"/>
                <w:sz w:val="19"/>
                <w:szCs w:val="19"/>
              </w:rPr>
              <w:t>Reactive Strike</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C6A307"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79693355"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E34461" w14:textId="77777777" w:rsidR="00882086" w:rsidRDefault="00882086">
            <w:pPr>
              <w:spacing w:before="20" w:after="20"/>
              <w:rPr>
                <w:sz w:val="19"/>
                <w:szCs w:val="19"/>
              </w:rPr>
            </w:pPr>
          </w:p>
          <w:p w14:paraId="50C32ADC" w14:textId="77777777" w:rsidR="00882086" w:rsidRDefault="00000000">
            <w:pPr>
              <w:spacing w:before="20" w:after="20"/>
            </w:pPr>
            <w:r>
              <w:rPr>
                <w:sz w:val="19"/>
                <w:szCs w:val="19"/>
              </w:rPr>
              <w:t xml:space="preserve">Your Intercept </w:t>
            </w:r>
            <w:r>
              <w:rPr>
                <w:rFonts w:ascii="Segoe UI Symbol" w:hAnsi="Segoe UI Symbol" w:cs="Segoe UI Symbol"/>
                <w:sz w:val="19"/>
                <w:szCs w:val="19"/>
              </w:rPr>
              <w:t>❶</w:t>
            </w:r>
            <w:r>
              <w:rPr>
                <w:sz w:val="19"/>
                <w:szCs w:val="19"/>
              </w:rPr>
              <w:t>↺ also triggers when an Observed creature within your Reach begins a Manipulate Maneuver, or a Motion Maneuver that would carry it out of your Reach. You may only use this with weapons in which you are at least Expert. On a Critical Hit, the triggering Maneuver is disrupted: it fails, and any actions still to come in it are lost.</w:t>
            </w:r>
          </w:p>
        </w:tc>
      </w:tr>
      <w:tr w:rsidR="00882086" w14:paraId="6C6AB1F9"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B94A2B7" w14:textId="77777777" w:rsidR="00882086" w:rsidRDefault="00000000">
            <w:pPr>
              <w:spacing w:before="20" w:after="20"/>
            </w:pPr>
            <w:r>
              <w:rPr>
                <w:color w:val="auto"/>
                <w:sz w:val="19"/>
                <w:szCs w:val="19"/>
              </w:rPr>
              <w:t>Feeling</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330486" w14:textId="77777777" w:rsidR="00882086" w:rsidRDefault="00000000">
            <w:pPr>
              <w:spacing w:before="20" w:after="20"/>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30414B71" w14:textId="77777777" w:rsidR="00882086" w:rsidRDefault="00000000">
            <w:pPr>
              <w:spacing w:before="20" w:after="20"/>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F801D2" w14:textId="77777777" w:rsidR="00882086" w:rsidRDefault="00000000">
            <w:pPr>
              <w:spacing w:before="20" w:after="20"/>
            </w:pPr>
            <w:r>
              <w:rPr>
                <w:sz w:val="19"/>
                <w:szCs w:val="19"/>
              </w:rPr>
              <w:t>You read the pressure in the bind before you commit to it. When your Gain Control Misses, the target does not take Control of your weapon; the Bind is simply neutral.</w:t>
            </w:r>
          </w:p>
        </w:tc>
      </w:tr>
      <w:tr w:rsidR="00882086" w14:paraId="3D584100"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3A91BF" w14:textId="77777777" w:rsidR="00882086" w:rsidRDefault="00000000">
            <w:pPr>
              <w:spacing w:before="20" w:after="20"/>
            </w:pPr>
            <w:r>
              <w:rPr>
                <w:color w:val="auto"/>
                <w:sz w:val="19"/>
                <w:szCs w:val="19"/>
              </w:rPr>
              <w:t>Winding</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F622A1"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2E9B56F4" w14:textId="77777777" w:rsidR="00882086" w:rsidRDefault="00000000">
            <w:pPr>
              <w:spacing w:before="20" w:after="20"/>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86387AA" w14:textId="77777777" w:rsidR="00882086" w:rsidRDefault="00000000">
            <w:pPr>
              <w:spacing w:before="20" w:after="20"/>
            </w:pPr>
            <w:r>
              <w:rPr>
                <w:sz w:val="19"/>
                <w:szCs w:val="19"/>
              </w:rPr>
              <w:t>While you Control a foe’s weapon, your Committed Strike ❸ against that foe is not Weighted, and your Strikes against that foe do not end the Bind. You cut from the bind without leaving it.</w:t>
            </w:r>
          </w:p>
        </w:tc>
      </w:tr>
      <w:tr w:rsidR="00882086" w14:paraId="59657C6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C27856" w14:textId="77777777" w:rsidR="00882086" w:rsidRDefault="00000000">
            <w:pPr>
              <w:spacing w:before="20" w:after="20"/>
            </w:pPr>
            <w:r>
              <w:rPr>
                <w:color w:val="auto"/>
                <w:sz w:val="19"/>
                <w:szCs w:val="19"/>
              </w:rPr>
              <w:t>Master Cut</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8F6531"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2029DCA6" w14:textId="77777777" w:rsidR="00882086" w:rsidRDefault="00000000">
            <w:pPr>
              <w:spacing w:before="20" w:after="20"/>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102899A" w14:textId="77777777" w:rsidR="00882086" w:rsidRDefault="00000000">
            <w:pPr>
              <w:spacing w:before="20" w:after="20"/>
            </w:pPr>
            <w:r>
              <w:rPr>
                <w:sz w:val="19"/>
                <w:szCs w:val="19"/>
              </w:rPr>
              <w:t>When you Counter, you gain a +2 Situation bonus to the Defense you roll against the triggering attack. Your parry and your cut are one motion.</w:t>
            </w:r>
          </w:p>
        </w:tc>
      </w:tr>
    </w:tbl>
    <w:p w14:paraId="2561B896" w14:textId="77777777" w:rsidR="00882086" w:rsidRDefault="00882086"/>
    <w:p w14:paraId="30F31089" w14:textId="77777777" w:rsidR="00882086" w:rsidRDefault="00000000">
      <w:pPr>
        <w:pStyle w:val="Heading3"/>
        <w:keepNext/>
        <w:spacing w:before="180" w:after="100"/>
      </w:pPr>
      <w:r>
        <w:rPr>
          <w:rFonts w:eastAsia="Georgia"/>
          <w:color w:val="1D2A32"/>
          <w:sz w:val="23"/>
          <w:szCs w:val="23"/>
        </w:rPr>
        <w:t>Ranged • Agility</w:t>
      </w:r>
    </w:p>
    <w:p w14:paraId="77CE1A87" w14:textId="77777777" w:rsidR="00882086" w:rsidRDefault="00000000">
      <w:pPr>
        <w:spacing w:after="120"/>
      </w:pPr>
      <w:r>
        <w:t xml:space="preserve">Represents what transfers between every weapon that leaves the hand: judging distance, timing a release, leading a moving target, and shooting past friends. Ranged is a </w:t>
      </w:r>
      <w:r>
        <w:rPr>
          <w:b/>
          <w:bCs/>
        </w:rPr>
        <w:t>parent</w:t>
      </w:r>
      <w:r>
        <w:t xml:space="preserve"> Constellation: every Talent you buy in Archery, Crossbow Fighting, or Missile Skirmishing counts toward your Ranged rank.</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612"/>
        <w:gridCol w:w="540"/>
        <w:gridCol w:w="1621"/>
        <w:gridCol w:w="5587"/>
      </w:tblGrid>
      <w:tr w:rsidR="00882086" w14:paraId="734693B8" w14:textId="77777777">
        <w:trPr>
          <w:cantSplit/>
          <w:tblHeader/>
        </w:trPr>
        <w:tc>
          <w:tcPr>
            <w:tcW w:w="16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8DCA72D" w14:textId="77777777" w:rsidR="00882086" w:rsidRDefault="00000000">
            <w:pPr>
              <w:spacing w:before="20" w:after="20"/>
            </w:pPr>
            <w:r>
              <w:rPr>
                <w:b/>
                <w:bCs/>
                <w:color w:val="FFFFFF"/>
                <w:sz w:val="19"/>
                <w:szCs w:val="19"/>
              </w:rPr>
              <w:lastRenderedPageBreak/>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4064630" w14:textId="77777777" w:rsidR="00882086" w:rsidRDefault="00000000">
            <w:pPr>
              <w:spacing w:before="20" w:after="20"/>
            </w:pPr>
            <w:r>
              <w:rPr>
                <w:b/>
                <w:bCs/>
                <w:color w:val="FFFFFF"/>
                <w:sz w:val="19"/>
                <w:szCs w:val="19"/>
              </w:rPr>
              <w:t>Tier</w:t>
            </w:r>
          </w:p>
        </w:tc>
        <w:tc>
          <w:tcPr>
            <w:tcW w:w="162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FBF54EF" w14:textId="77777777" w:rsidR="00882086" w:rsidRDefault="00000000">
            <w:pPr>
              <w:spacing w:before="20" w:after="20"/>
            </w:pPr>
            <w:r>
              <w:rPr>
                <w:b/>
                <w:bCs/>
                <w:color w:val="FFFFFF"/>
                <w:sz w:val="19"/>
                <w:szCs w:val="19"/>
              </w:rPr>
              <w:t>Requires</w:t>
            </w:r>
          </w:p>
        </w:tc>
        <w:tc>
          <w:tcPr>
            <w:tcW w:w="558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2A4930" w14:textId="77777777" w:rsidR="00882086" w:rsidRDefault="00000000">
            <w:pPr>
              <w:spacing w:before="20" w:after="20"/>
            </w:pPr>
            <w:r>
              <w:rPr>
                <w:b/>
                <w:bCs/>
                <w:color w:val="FFFFFF"/>
                <w:sz w:val="19"/>
                <w:szCs w:val="19"/>
              </w:rPr>
              <w:t>Effect</w:t>
            </w:r>
          </w:p>
        </w:tc>
      </w:tr>
      <w:tr w:rsidR="00882086" w14:paraId="6CDAA67C"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9DFF83" w14:textId="77777777" w:rsidR="00882086" w:rsidRDefault="00000000">
            <w:pPr>
              <w:spacing w:before="20" w:after="20"/>
            </w:pPr>
            <w:r>
              <w:rPr>
                <w:sz w:val="19"/>
                <w:szCs w:val="19"/>
              </w:rPr>
              <w:t>Ranged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604697"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80EE64" w14:textId="77777777" w:rsidR="00882086" w:rsidRDefault="00000000">
            <w:pPr>
              <w:spacing w:before="20" w:after="20"/>
            </w:pPr>
            <w:r>
              <w:rPr>
                <w:sz w:val="19"/>
                <w:szCs w:val="19"/>
              </w:rPr>
              <w:t>N/A</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463C82" w14:textId="77777777" w:rsidR="00882086" w:rsidRDefault="00000000">
            <w:pPr>
              <w:spacing w:before="20" w:after="20"/>
            </w:pPr>
            <w:r>
              <w:rPr>
                <w:sz w:val="19"/>
                <w:szCs w:val="19"/>
              </w:rPr>
              <w:t>You are Trained in Ranged: add this Constellation’s Proficiency Bonus to your attack rolls with any weapon that leaves your hand: bows, crossbows, slings, and thrown weapons (a dagger uses Melee in your hand and Ranged in the air).</w:t>
            </w:r>
          </w:p>
          <w:p w14:paraId="6F8C1A52" w14:textId="77777777" w:rsidR="00882086" w:rsidRDefault="00000000">
            <w:pPr>
              <w:spacing w:before="20" w:after="20"/>
            </w:pPr>
            <w:r>
              <w:rPr>
                <w:b/>
                <w:bCs/>
                <w:sz w:val="19"/>
                <w:szCs w:val="19"/>
              </w:rPr>
              <w:t>Special</w:t>
            </w:r>
            <w:r>
              <w:rPr>
                <w:sz w:val="19"/>
                <w:szCs w:val="19"/>
              </w:rPr>
              <w:t xml:space="preserve"> Intuitive weapons use your full Ranged Proficiency Bonus. Practiced or Technical weapons do not; see Chapter 5: Equipment.</w:t>
            </w:r>
          </w:p>
        </w:tc>
      </w:tr>
      <w:tr w:rsidR="00882086" w14:paraId="6335D535"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31D610" w14:textId="77777777" w:rsidR="00882086" w:rsidRDefault="00000000">
            <w:pPr>
              <w:spacing w:before="20" w:after="20"/>
            </w:pPr>
            <w:r>
              <w:rPr>
                <w:sz w:val="19"/>
                <w:szCs w:val="19"/>
              </w:rPr>
              <w:t>Aim 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EDF6C2"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204D3E"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3FF20E" w14:textId="77777777" w:rsidR="00882086" w:rsidRDefault="00000000">
            <w:pPr>
              <w:spacing w:before="20" w:after="20"/>
            </w:pPr>
            <w:r>
              <w:rPr>
                <w:b/>
                <w:bCs/>
                <w:sz w:val="19"/>
                <w:szCs w:val="19"/>
                <w:highlight w:val="green"/>
              </w:rPr>
              <w:t>Concentrate</w:t>
            </w:r>
            <w:r>
              <w:rPr>
                <w:sz w:val="19"/>
                <w:szCs w:val="19"/>
              </w:rPr>
              <w:t xml:space="preserve"> Choose one creature you can Observe within your weapon’s range. Your next ranged Strike against it before the end of your next Opportunity gains a +1 Situation bonus, and on a Hit you may choose the Zone it strikes.</w:t>
            </w:r>
          </w:p>
        </w:tc>
      </w:tr>
      <w:tr w:rsidR="00882086" w14:paraId="6F895481"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413A8E" w14:textId="77777777" w:rsidR="00882086" w:rsidRDefault="00000000">
            <w:pPr>
              <w:spacing w:before="20" w:after="20"/>
            </w:pPr>
            <w:r>
              <w:rPr>
                <w:sz w:val="19"/>
                <w:szCs w:val="19"/>
              </w:rPr>
              <w:t>Loose and Move</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702D6F"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8BB89E"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364F33" w14:textId="77777777" w:rsidR="00882086" w:rsidRDefault="00000000">
            <w:pPr>
              <w:spacing w:before="20" w:after="20"/>
            </w:pPr>
            <w:r>
              <w:rPr>
                <w:sz w:val="19"/>
                <w:szCs w:val="19"/>
              </w:rPr>
              <w:t>After making a ranged Strike, you may Step ⓿ once per round.</w:t>
            </w:r>
          </w:p>
        </w:tc>
      </w:tr>
      <w:tr w:rsidR="00882086" w14:paraId="759B0CA5"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7BD82C" w14:textId="77777777" w:rsidR="00882086" w:rsidRDefault="00000000">
            <w:pPr>
              <w:spacing w:before="20" w:after="20"/>
            </w:pPr>
            <w:r>
              <w:rPr>
                <w:sz w:val="19"/>
                <w:szCs w:val="19"/>
              </w:rPr>
              <w:t>Steady Release</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20B479"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B87168"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E37F65" w14:textId="77777777" w:rsidR="00882086" w:rsidRDefault="00000000">
            <w:pPr>
              <w:spacing w:before="20" w:after="20"/>
            </w:pPr>
            <w:r>
              <w:rPr>
                <w:sz w:val="19"/>
                <w:szCs w:val="19"/>
              </w:rPr>
              <w:t>Your ranged Strikes ignore a target’s Lesser Cover (the +1 it grants, and the Zone rule) if you have not Moved this round. Patience finds the gap.</w:t>
            </w:r>
          </w:p>
        </w:tc>
      </w:tr>
    </w:tbl>
    <w:p w14:paraId="584116AB" w14:textId="77777777" w:rsidR="00882086" w:rsidRDefault="00000000">
      <w:pPr>
        <w:pStyle w:val="Heading3"/>
        <w:keepNext/>
        <w:spacing w:before="180" w:after="100"/>
      </w:pPr>
      <w:r>
        <w:rPr>
          <w:rFonts w:eastAsia="Georgia"/>
          <w:b/>
          <w:bCs/>
          <w:color w:val="1D2A32"/>
          <w:sz w:val="23"/>
          <w:szCs w:val="23"/>
        </w:rPr>
        <w:t>Combat Styles</w:t>
      </w:r>
    </w:p>
    <w:p w14:paraId="540F7A5B" w14:textId="77777777" w:rsidR="00882086" w:rsidRDefault="00000000">
      <w:pPr>
        <w:spacing w:after="120"/>
      </w:pPr>
      <w:r>
        <w:t xml:space="preserve">A Combat Style is a school of exploits, not your attack bonus: attacks always use your Melee or Ranged Proficiency, while the style you fight in sets the Attribute and opens that school’s Talents. Every Combat Style is a </w:t>
      </w:r>
      <w:r>
        <w:rPr>
          <w:b/>
          <w:bCs/>
        </w:rPr>
        <w:t>child</w:t>
      </w:r>
      <w:r>
        <w:t xml:space="preserve"> of Melee or Ranged, so every Talent you buy in it also counts toward the parent’s rank. Brawling, Dueling, Shield Fighting, Two-Weapon Fighting, Spear &amp; Polearm Fighting, Great Weapon Fighting, and Armored Fighting are children of Melee; Archery, Crossbow Fighting, and Missile Skirmishing are children of Ranged. Checks a Combat Style Talent calls for may use the parent’s Proficiency, or the Combat Style’s own.</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600"/>
        <w:gridCol w:w="1497"/>
        <w:gridCol w:w="5263"/>
      </w:tblGrid>
      <w:tr w:rsidR="00882086" w14:paraId="58170436" w14:textId="77777777">
        <w:trPr>
          <w:cantSplit/>
          <w:tblHeader/>
        </w:trPr>
        <w:tc>
          <w:tcPr>
            <w:tcW w:w="26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0D5E5E6" w14:textId="77777777" w:rsidR="00882086" w:rsidRDefault="00000000">
            <w:pPr>
              <w:spacing w:before="20" w:after="20"/>
            </w:pPr>
            <w:r>
              <w:rPr>
                <w:b/>
                <w:bCs/>
                <w:color w:val="FFFFFF"/>
                <w:sz w:val="19"/>
                <w:szCs w:val="19"/>
              </w:rPr>
              <w:t>Style</w:t>
            </w:r>
          </w:p>
        </w:tc>
        <w:tc>
          <w:tcPr>
            <w:tcW w:w="14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8E19786" w14:textId="77777777" w:rsidR="00882086" w:rsidRDefault="00000000">
            <w:pPr>
              <w:spacing w:before="20" w:after="20"/>
            </w:pPr>
            <w:r>
              <w:rPr>
                <w:b/>
                <w:bCs/>
                <w:color w:val="FFFFFF"/>
                <w:sz w:val="19"/>
                <w:szCs w:val="19"/>
              </w:rPr>
              <w:t>Feeds</w:t>
            </w:r>
          </w:p>
        </w:tc>
        <w:tc>
          <w:tcPr>
            <w:tcW w:w="526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17EC9F7" w14:textId="77777777" w:rsidR="00882086" w:rsidRDefault="00000000">
            <w:pPr>
              <w:spacing w:before="20" w:after="20"/>
            </w:pPr>
            <w:r>
              <w:rPr>
                <w:b/>
                <w:bCs/>
                <w:color w:val="FFFFFF"/>
                <w:sz w:val="19"/>
                <w:szCs w:val="19"/>
              </w:rPr>
              <w:t>Fights with</w:t>
            </w:r>
          </w:p>
        </w:tc>
      </w:tr>
      <w:tr w:rsidR="00882086" w14:paraId="2B85C293"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0972A6" w14:textId="77777777" w:rsidR="00882086" w:rsidRDefault="00000000">
            <w:pPr>
              <w:spacing w:before="20" w:after="20"/>
            </w:pPr>
            <w:r>
              <w:rPr>
                <w:sz w:val="19"/>
                <w:szCs w:val="19"/>
              </w:rPr>
              <w:t>Brawling</w:t>
            </w:r>
          </w:p>
        </w:tc>
        <w:tc>
          <w:tcPr>
            <w:tcW w:w="14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7FF46A" w14:textId="77777777" w:rsidR="00882086" w:rsidRDefault="00000000">
            <w:pPr>
              <w:spacing w:before="20" w:after="20"/>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ED0637E" w14:textId="77777777" w:rsidR="00882086" w:rsidRDefault="00000000">
            <w:pPr>
              <w:spacing w:before="20" w:after="20"/>
            </w:pPr>
            <w:r>
              <w:rPr>
                <w:sz w:val="19"/>
                <w:szCs w:val="19"/>
              </w:rPr>
              <w:t>Fists, feet, tusks, headbutts</w:t>
            </w:r>
          </w:p>
        </w:tc>
      </w:tr>
      <w:tr w:rsidR="00882086" w14:paraId="514B7D78"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864729" w14:textId="77777777" w:rsidR="00882086" w:rsidRDefault="00000000">
            <w:pPr>
              <w:spacing w:before="20" w:after="20"/>
            </w:pPr>
            <w:r>
              <w:rPr>
                <w:sz w:val="19"/>
                <w:szCs w:val="19"/>
              </w:rPr>
              <w:t>Dueling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64CDDB" w14:textId="77777777" w:rsidR="00882086" w:rsidRDefault="00000000">
            <w:pPr>
              <w:spacing w:before="20" w:after="20"/>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3A1BDA" w14:textId="77777777" w:rsidR="00882086" w:rsidRDefault="00000000">
            <w:pPr>
              <w:spacing w:before="20" w:after="20"/>
            </w:pPr>
            <w:r>
              <w:rPr>
                <w:sz w:val="19"/>
                <w:szCs w:val="19"/>
              </w:rPr>
              <w:t>One one-handed weapon, other hand free</w:t>
            </w:r>
          </w:p>
        </w:tc>
      </w:tr>
      <w:tr w:rsidR="00882086" w14:paraId="7CB4C419"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19476C" w14:textId="77777777" w:rsidR="00882086" w:rsidRDefault="00000000">
            <w:pPr>
              <w:spacing w:before="20" w:after="20"/>
            </w:pPr>
            <w:r>
              <w:rPr>
                <w:sz w:val="19"/>
                <w:szCs w:val="19"/>
              </w:rPr>
              <w:t>Shield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D5EA7A" w14:textId="77777777" w:rsidR="00882086" w:rsidRDefault="00000000">
            <w:pPr>
              <w:spacing w:before="20" w:after="20"/>
            </w:pPr>
            <w:r>
              <w:rPr>
                <w:sz w:val="19"/>
                <w:szCs w:val="19"/>
              </w:rPr>
              <w:t>Presence</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9127E9" w14:textId="77777777" w:rsidR="00882086" w:rsidRDefault="00000000">
            <w:pPr>
              <w:spacing w:before="20" w:after="20"/>
            </w:pPr>
            <w:r>
              <w:rPr>
                <w:sz w:val="19"/>
                <w:szCs w:val="19"/>
              </w:rPr>
              <w:t>Weapon and shield as one machine</w:t>
            </w:r>
          </w:p>
        </w:tc>
      </w:tr>
      <w:tr w:rsidR="00882086" w14:paraId="7A66062C"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D3E499" w14:textId="77777777" w:rsidR="00882086" w:rsidRDefault="00000000">
            <w:pPr>
              <w:spacing w:before="20" w:after="20"/>
            </w:pPr>
            <w:r>
              <w:rPr>
                <w:sz w:val="19"/>
                <w:szCs w:val="19"/>
              </w:rPr>
              <w:t>Two-Weapon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F5A29E" w14:textId="77777777" w:rsidR="00882086" w:rsidRDefault="00000000">
            <w:pPr>
              <w:spacing w:before="20" w:after="20"/>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6C437D" w14:textId="77777777" w:rsidR="00882086" w:rsidRDefault="00000000">
            <w:pPr>
              <w:spacing w:before="20" w:after="20"/>
            </w:pPr>
            <w:r>
              <w:rPr>
                <w:sz w:val="19"/>
                <w:szCs w:val="19"/>
              </w:rPr>
              <w:t>A weapon in each hand</w:t>
            </w:r>
          </w:p>
        </w:tc>
      </w:tr>
      <w:tr w:rsidR="00882086" w14:paraId="2CFB049F"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707B82D" w14:textId="77777777" w:rsidR="00882086" w:rsidRDefault="00000000">
            <w:pPr>
              <w:spacing w:before="20" w:after="20"/>
              <w:rPr>
                <w:sz w:val="19"/>
                <w:szCs w:val="19"/>
              </w:rPr>
            </w:pPr>
            <w:r>
              <w:rPr>
                <w:sz w:val="19"/>
                <w:szCs w:val="19"/>
              </w:rPr>
              <w:t>Archery</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31694B" w14:textId="77777777" w:rsidR="00882086" w:rsidRDefault="00000000">
            <w:pPr>
              <w:spacing w:before="20" w:after="20"/>
              <w:rPr>
                <w:sz w:val="19"/>
                <w:szCs w:val="19"/>
              </w:rPr>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A13F03" w14:textId="77777777" w:rsidR="00882086" w:rsidRDefault="00000000">
            <w:pPr>
              <w:spacing w:before="20" w:after="20"/>
              <w:rPr>
                <w:sz w:val="19"/>
                <w:szCs w:val="19"/>
              </w:rPr>
            </w:pPr>
            <w:r>
              <w:rPr>
                <w:sz w:val="19"/>
                <w:szCs w:val="19"/>
              </w:rPr>
              <w:t>Bows and careful ranged attacks</w:t>
            </w:r>
          </w:p>
        </w:tc>
      </w:tr>
      <w:tr w:rsidR="00882086" w14:paraId="3748EEB9"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ED19E2" w14:textId="77777777" w:rsidR="00882086" w:rsidRDefault="00000000">
            <w:pPr>
              <w:spacing w:before="20" w:after="20"/>
              <w:rPr>
                <w:sz w:val="19"/>
                <w:szCs w:val="19"/>
              </w:rPr>
            </w:pPr>
            <w:r>
              <w:rPr>
                <w:sz w:val="19"/>
                <w:szCs w:val="19"/>
              </w:rPr>
              <w:t>Crossbow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06CFF1" w14:textId="77777777" w:rsidR="00882086" w:rsidRDefault="00000000">
            <w:pPr>
              <w:spacing w:before="20" w:after="20"/>
              <w:rPr>
                <w:sz w:val="19"/>
                <w:szCs w:val="19"/>
              </w:rPr>
            </w:pPr>
            <w:r>
              <w:rPr>
                <w:sz w:val="19"/>
                <w:szCs w:val="19"/>
              </w:rPr>
              <w:t>Wits</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64060D" w14:textId="77777777" w:rsidR="00882086" w:rsidRDefault="00000000">
            <w:pPr>
              <w:spacing w:before="20" w:after="20"/>
              <w:rPr>
                <w:sz w:val="19"/>
                <w:szCs w:val="19"/>
              </w:rPr>
            </w:pPr>
            <w:r>
              <w:rPr>
                <w:sz w:val="19"/>
                <w:szCs w:val="19"/>
              </w:rPr>
              <w:t>Prepared mechanical ranged weapons</w:t>
            </w:r>
          </w:p>
        </w:tc>
      </w:tr>
      <w:tr w:rsidR="00882086" w14:paraId="2273E1F6"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B0C6C" w14:textId="77777777" w:rsidR="00882086" w:rsidRDefault="00000000">
            <w:pPr>
              <w:spacing w:before="20" w:after="20"/>
              <w:rPr>
                <w:sz w:val="19"/>
                <w:szCs w:val="19"/>
              </w:rPr>
            </w:pPr>
            <w:r>
              <w:rPr>
                <w:sz w:val="19"/>
                <w:szCs w:val="19"/>
              </w:rPr>
              <w:t>Missile Skirmishing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183D36" w14:textId="77777777" w:rsidR="00882086" w:rsidRDefault="00000000">
            <w:pPr>
              <w:spacing w:before="20" w:after="20"/>
              <w:rPr>
                <w:sz w:val="19"/>
                <w:szCs w:val="19"/>
              </w:rPr>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F12061" w14:textId="77777777" w:rsidR="00882086" w:rsidRDefault="00000000">
            <w:pPr>
              <w:spacing w:before="20" w:after="20"/>
              <w:rPr>
                <w:sz w:val="19"/>
                <w:szCs w:val="19"/>
              </w:rPr>
            </w:pPr>
            <w:r>
              <w:rPr>
                <w:sz w:val="19"/>
                <w:szCs w:val="19"/>
              </w:rPr>
              <w:t>Slings, thrown weapons, bolas</w:t>
            </w:r>
          </w:p>
        </w:tc>
      </w:tr>
      <w:tr w:rsidR="00882086" w14:paraId="491404EE"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B06119" w14:textId="77777777" w:rsidR="00882086" w:rsidRDefault="00000000">
            <w:pPr>
              <w:spacing w:before="20" w:after="20"/>
              <w:rPr>
                <w:sz w:val="19"/>
                <w:szCs w:val="19"/>
              </w:rPr>
            </w:pPr>
            <w:r>
              <w:rPr>
                <w:sz w:val="19"/>
                <w:szCs w:val="19"/>
              </w:rPr>
              <w:t>Spear &amp; Polearm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89E7E7" w14:textId="77777777" w:rsidR="00882086" w:rsidRDefault="00000000">
            <w:pPr>
              <w:spacing w:before="20" w:after="20"/>
              <w:rPr>
                <w:sz w:val="19"/>
                <w:szCs w:val="19"/>
              </w:rPr>
            </w:pPr>
            <w:r>
              <w:rPr>
                <w:sz w:val="19"/>
                <w:szCs w:val="19"/>
              </w:rPr>
              <w:t>Wits</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2715E" w14:textId="77777777" w:rsidR="00882086" w:rsidRDefault="00000000">
            <w:pPr>
              <w:spacing w:before="20" w:after="20"/>
              <w:rPr>
                <w:sz w:val="19"/>
                <w:szCs w:val="19"/>
              </w:rPr>
            </w:pPr>
            <w:r>
              <w:rPr>
                <w:sz w:val="19"/>
                <w:szCs w:val="19"/>
              </w:rPr>
              <w:t>Hafted weapon (Polearms and spears)</w:t>
            </w:r>
          </w:p>
        </w:tc>
      </w:tr>
      <w:tr w:rsidR="00882086" w14:paraId="6C752190"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0DF9F3" w14:textId="77777777" w:rsidR="00882086" w:rsidRDefault="00000000">
            <w:pPr>
              <w:spacing w:before="20" w:after="20"/>
              <w:rPr>
                <w:sz w:val="19"/>
                <w:szCs w:val="19"/>
              </w:rPr>
            </w:pPr>
            <w:r>
              <w:rPr>
                <w:sz w:val="19"/>
                <w:szCs w:val="19"/>
              </w:rPr>
              <w:t>Great Weapon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3AB0CC" w14:textId="77777777" w:rsidR="00882086" w:rsidRDefault="00000000">
            <w:pPr>
              <w:spacing w:before="20" w:after="20"/>
              <w:rPr>
                <w:sz w:val="19"/>
                <w:szCs w:val="19"/>
              </w:rPr>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9D73EE" w14:textId="77777777" w:rsidR="00882086" w:rsidRDefault="00000000">
            <w:pPr>
              <w:spacing w:before="20" w:after="20"/>
              <w:rPr>
                <w:sz w:val="19"/>
                <w:szCs w:val="19"/>
              </w:rPr>
            </w:pPr>
            <w:r>
              <w:rPr>
                <w:sz w:val="19"/>
                <w:szCs w:val="19"/>
              </w:rPr>
              <w:t>Two-Handed non-Hafted weapons</w:t>
            </w:r>
          </w:p>
        </w:tc>
      </w:tr>
      <w:tr w:rsidR="00882086" w14:paraId="27D494EC"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9582AD" w14:textId="77777777" w:rsidR="00882086" w:rsidRDefault="00000000">
            <w:pPr>
              <w:spacing w:before="20" w:after="20"/>
              <w:rPr>
                <w:sz w:val="19"/>
                <w:szCs w:val="19"/>
              </w:rPr>
            </w:pPr>
            <w:r>
              <w:rPr>
                <w:sz w:val="19"/>
                <w:szCs w:val="19"/>
              </w:rPr>
              <w:t>Armored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C3204E" w14:textId="77777777" w:rsidR="00882086" w:rsidRDefault="00000000">
            <w:pPr>
              <w:spacing w:before="20" w:after="20"/>
              <w:rPr>
                <w:sz w:val="19"/>
                <w:szCs w:val="19"/>
              </w:rPr>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BB3B09" w14:textId="77777777" w:rsidR="00882086" w:rsidRDefault="00000000">
            <w:pPr>
              <w:spacing w:before="20" w:after="20"/>
              <w:rPr>
                <w:sz w:val="19"/>
                <w:szCs w:val="19"/>
              </w:rPr>
            </w:pPr>
            <w:r>
              <w:rPr>
                <w:sz w:val="19"/>
                <w:szCs w:val="19"/>
              </w:rPr>
              <w:t>Using matched Harnesses for additional benefits</w:t>
            </w:r>
          </w:p>
        </w:tc>
      </w:tr>
    </w:tbl>
    <w:p w14:paraId="2161F49B" w14:textId="77777777" w:rsidR="00882086" w:rsidRDefault="00882086"/>
    <w:p w14:paraId="45F1B41A" w14:textId="77777777" w:rsidR="00882086" w:rsidRDefault="00000000">
      <w:pPr>
        <w:pStyle w:val="Heading4"/>
      </w:pPr>
      <w:r>
        <w:t>Two-Weapon Fighting</w:t>
      </w:r>
    </w:p>
    <w:p w14:paraId="64972275"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91"/>
        <w:gridCol w:w="560"/>
        <w:gridCol w:w="853"/>
        <w:gridCol w:w="6275"/>
        <w:gridCol w:w="891"/>
      </w:tblGrid>
      <w:tr w:rsidR="00882086" w14:paraId="024988AE" w14:textId="77777777">
        <w:trPr>
          <w:cantSplit/>
          <w:tblHeader/>
        </w:trPr>
        <w:tc>
          <w:tcPr>
            <w:tcW w:w="14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511DA9E" w14:textId="77777777" w:rsidR="00882086" w:rsidRDefault="00000000">
            <w:pPr>
              <w:spacing w:before="20" w:after="20"/>
            </w:pPr>
            <w:r>
              <w:rPr>
                <w:b/>
                <w:bCs/>
                <w:color w:val="FFFFFF"/>
                <w:sz w:val="19"/>
                <w:szCs w:val="19"/>
              </w:rPr>
              <w:t>Talent</w:t>
            </w:r>
          </w:p>
        </w:tc>
        <w:tc>
          <w:tcPr>
            <w:tcW w:w="5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8FC9964" w14:textId="77777777" w:rsidR="00882086" w:rsidRDefault="00000000">
            <w:pPr>
              <w:spacing w:before="20" w:after="20"/>
            </w:pPr>
            <w:r>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D9581CC" w14:textId="77777777" w:rsidR="00882086" w:rsidRDefault="00000000">
            <w:pPr>
              <w:spacing w:before="20" w:after="20"/>
            </w:pPr>
            <w:r>
              <w:rPr>
                <w:b/>
                <w:bCs/>
                <w:color w:val="FFFFFF"/>
                <w:sz w:val="19"/>
                <w:szCs w:val="19"/>
              </w:rPr>
              <w:t>Requires</w:t>
            </w:r>
          </w:p>
        </w:tc>
        <w:tc>
          <w:tcPr>
            <w:tcW w:w="62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BA13B3D" w14:textId="77777777" w:rsidR="00882086" w:rsidRDefault="00000000">
            <w:pPr>
              <w:spacing w:before="20" w:after="20"/>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36A5B9D" w14:textId="77777777" w:rsidR="00882086" w:rsidRDefault="00000000">
            <w:pPr>
              <w:spacing w:before="20" w:after="20"/>
              <w:rPr>
                <w:b/>
                <w:bCs/>
                <w:color w:val="FFFFFF"/>
                <w:sz w:val="19"/>
                <w:szCs w:val="19"/>
              </w:rPr>
            </w:pPr>
            <w:r>
              <w:rPr>
                <w:b/>
                <w:bCs/>
                <w:color w:val="FFFFFF"/>
                <w:sz w:val="19"/>
                <w:szCs w:val="19"/>
              </w:rPr>
              <w:t>Key Attribute</w:t>
            </w:r>
          </w:p>
        </w:tc>
      </w:tr>
      <w:tr w:rsidR="00882086" w14:paraId="2C3E7BA9"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A0D2B3D" w14:textId="77777777" w:rsidR="00882086" w:rsidRDefault="00000000">
            <w:pPr>
              <w:spacing w:before="20" w:after="20"/>
            </w:pPr>
            <w:r>
              <w:rPr>
                <w:b/>
                <w:bCs/>
                <w:sz w:val="19"/>
                <w:szCs w:val="19"/>
              </w:rPr>
              <w:lastRenderedPageBreak/>
              <w:t>Two-Weapon Fighting Training</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40AD90"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4F3518" w14:textId="77777777" w:rsidR="00882086" w:rsidRDefault="00000000">
            <w:pPr>
              <w:spacing w:before="20" w:after="20"/>
              <w:jc w:val="center"/>
            </w:pPr>
            <w:r>
              <w:rPr>
                <w:sz w:val="19"/>
                <w:szCs w:val="19"/>
              </w:rPr>
              <w:t>N/A</w:t>
            </w:r>
          </w:p>
        </w:tc>
        <w:tc>
          <w:tcPr>
            <w:tcW w:w="62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B4B403" w14:textId="77777777" w:rsidR="00882086" w:rsidRDefault="00000000">
            <w:pPr>
              <w:spacing w:before="20" w:after="20"/>
            </w:pPr>
            <w:r>
              <w:rPr>
                <w:sz w:val="19"/>
                <w:szCs w:val="19"/>
              </w:rPr>
              <w:t xml:space="preserve">You are Trained in this fighting style: its exploits are open to you, and checks its talents call for use this Constellation's Proficiency. Attack rolls use your Melee Proficiency, and every Talent here counts toward your Melee rank. Every talent here requires this. </w:t>
            </w:r>
            <w:r>
              <w:t>You gain the Twin Openings action.</w:t>
            </w:r>
          </w:p>
          <w:p w14:paraId="2E6A85D9" w14:textId="77777777" w:rsidR="00882086" w:rsidRDefault="00882086">
            <w:pPr>
              <w:spacing w:before="20" w:after="20"/>
            </w:pPr>
          </w:p>
          <w:p w14:paraId="479D967F" w14:textId="77777777" w:rsidR="00882086" w:rsidRDefault="00000000">
            <w:pPr>
              <w:spacing w:before="20" w:after="20"/>
              <w:rPr>
                <w:sz w:val="19"/>
                <w:szCs w:val="19"/>
              </w:rPr>
            </w:pPr>
            <w:r>
              <w:rPr>
                <w:b/>
                <w:bCs/>
              </w:rPr>
              <w:t xml:space="preserve">Twin Openings </w:t>
            </w:r>
            <w:r>
              <w:rPr>
                <w:rFonts w:ascii="Segoe UI Symbol" w:hAnsi="Segoe UI Symbol" w:cs="Segoe UI Symbol"/>
              </w:rPr>
              <w:t>❶</w:t>
            </w:r>
            <w:r>
              <w:t xml:space="preserve"> </w:t>
            </w:r>
            <w:r>
              <w:rPr>
                <w:b/>
                <w:bCs/>
                <w:highlight w:val="green"/>
              </w:rPr>
              <w:t>Stance</w:t>
            </w:r>
            <w:r>
              <w:t xml:space="preserve"> You must have a weapon in each hand. While you are in this stance, the first time each round that you hit the same creature with </w:t>
            </w:r>
            <w:r>
              <w:rPr>
                <w:b/>
                <w:bCs/>
              </w:rPr>
              <w:t>both</w:t>
            </w:r>
            <w:r>
              <w:t xml:space="preserve"> of your weapons, you may make one of its zones </w:t>
            </w:r>
            <w:r>
              <w:rPr>
                <w:b/>
                <w:bCs/>
              </w:rPr>
              <w:t xml:space="preserve">Exposed </w:t>
            </w:r>
            <w:r>
              <w:t>after resolving the attack and damage.</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3A3569D" w14:textId="77777777" w:rsidR="00882086" w:rsidRDefault="00000000">
            <w:pPr>
              <w:spacing w:before="20" w:after="20"/>
              <w:rPr>
                <w:sz w:val="19"/>
                <w:szCs w:val="19"/>
              </w:rPr>
            </w:pPr>
            <w:r>
              <w:rPr>
                <w:sz w:val="19"/>
                <w:szCs w:val="19"/>
              </w:rPr>
              <w:t>Agility</w:t>
            </w:r>
          </w:p>
        </w:tc>
      </w:tr>
      <w:tr w:rsidR="00882086" w14:paraId="749A13BA"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1AC5D4" w14:textId="77777777" w:rsidR="00882086" w:rsidRDefault="00000000">
            <w:pPr>
              <w:spacing w:before="20" w:after="20"/>
            </w:pPr>
            <w:r>
              <w:rPr>
                <w:b/>
                <w:bCs/>
                <w:sz w:val="19"/>
                <w:szCs w:val="19"/>
              </w:rPr>
              <w:t xml:space="preserve">Double Slice </w:t>
            </w:r>
            <w:r>
              <w:rPr>
                <w:rFonts w:ascii="Segoe UI Symbol" w:hAnsi="Segoe UI Symbol" w:cs="Segoe UI Symbol"/>
                <w:sz w:val="19"/>
                <w:szCs w:val="19"/>
              </w:rPr>
              <w:t>❷</w:t>
            </w:r>
          </w:p>
        </w:tc>
        <w:tc>
          <w:tcPr>
            <w:tcW w:w="5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244223"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0A16C1" w14:textId="77777777" w:rsidR="00882086" w:rsidRDefault="00000000">
            <w:pPr>
              <w:spacing w:before="20" w:after="20"/>
              <w:jc w:val="center"/>
            </w:pPr>
            <w:r>
              <w:rPr>
                <w:sz w:val="19"/>
                <w:szCs w:val="19"/>
              </w:rPr>
              <w:t>Two-Weapon Fighting Training</w:t>
            </w:r>
          </w:p>
        </w:tc>
        <w:tc>
          <w:tcPr>
            <w:tcW w:w="62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179C05" w14:textId="77777777" w:rsidR="00882086" w:rsidRDefault="00000000">
            <w:pPr>
              <w:spacing w:before="20" w:after="20"/>
            </w:pPr>
            <w:r>
              <w:rPr>
                <w:sz w:val="19"/>
                <w:szCs w:val="19"/>
              </w:rPr>
              <w:t>Quick Strike with each weapon against the same target, one roll for each. Combine the damage of both blows before subtracting Protection.</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EC91E3F" w14:textId="77777777" w:rsidR="00882086" w:rsidRDefault="00000000">
            <w:pPr>
              <w:spacing w:before="20" w:after="20"/>
              <w:rPr>
                <w:sz w:val="19"/>
                <w:szCs w:val="19"/>
              </w:rPr>
            </w:pPr>
            <w:r>
              <w:rPr>
                <w:sz w:val="19"/>
                <w:szCs w:val="19"/>
              </w:rPr>
              <w:t>Agility</w:t>
            </w:r>
          </w:p>
        </w:tc>
      </w:tr>
      <w:tr w:rsidR="00882086" w14:paraId="571AD1F5"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F3B34A" w14:textId="77777777" w:rsidR="00882086" w:rsidRDefault="00000000">
            <w:pPr>
              <w:spacing w:before="20" w:after="20"/>
            </w:pPr>
            <w:r>
              <w:rPr>
                <w:b/>
                <w:bCs/>
                <w:sz w:val="19"/>
                <w:szCs w:val="19"/>
              </w:rPr>
              <w:t>Off-Hand Guard</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320D4E"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3520A1" w14:textId="77777777" w:rsidR="00882086" w:rsidRDefault="00000000">
            <w:pPr>
              <w:spacing w:before="20" w:after="20"/>
              <w:jc w:val="center"/>
            </w:pPr>
            <w:r>
              <w:rPr>
                <w:sz w:val="19"/>
                <w:szCs w:val="19"/>
              </w:rPr>
              <w:t>Two-Weapon Fighting Training</w:t>
            </w:r>
          </w:p>
        </w:tc>
        <w:tc>
          <w:tcPr>
            <w:tcW w:w="62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31C2A4" w14:textId="77777777" w:rsidR="00882086" w:rsidRDefault="00000000">
            <w:pPr>
              <w:spacing w:before="20" w:after="20"/>
            </w:pPr>
            <w:r>
              <w:rPr>
                <w:sz w:val="19"/>
                <w:szCs w:val="19"/>
              </w:rPr>
              <w:t>+1 Situation to Guard while wielding two weapons and not raising a shield.</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504E039" w14:textId="77777777" w:rsidR="00882086" w:rsidRDefault="00000000">
            <w:pPr>
              <w:spacing w:before="20" w:after="20"/>
              <w:rPr>
                <w:sz w:val="19"/>
                <w:szCs w:val="19"/>
              </w:rPr>
            </w:pPr>
            <w:r>
              <w:rPr>
                <w:sz w:val="19"/>
                <w:szCs w:val="19"/>
              </w:rPr>
              <w:t>Presence</w:t>
            </w:r>
          </w:p>
        </w:tc>
      </w:tr>
    </w:tbl>
    <w:p w14:paraId="3AF58988" w14:textId="77777777" w:rsidR="00882086" w:rsidRDefault="00882086"/>
    <w:p w14:paraId="78AA04F6" w14:textId="77777777" w:rsidR="00882086" w:rsidRDefault="00000000">
      <w:pPr>
        <w:pStyle w:val="Heading4"/>
      </w:pPr>
      <w:r>
        <w:t>Shield Fighting</w:t>
      </w:r>
    </w:p>
    <w:p w14:paraId="2D8D5A6A" w14:textId="77777777" w:rsidR="00882086" w:rsidRDefault="00000000">
      <w:pPr>
        <w:keepNext/>
        <w:spacing w:after="60"/>
      </w:pPr>
      <w:r>
        <w:rPr>
          <w:i/>
          <w:iCs/>
          <w:color w:val="0E5F6B"/>
          <w:sz w:val="20"/>
          <w:szCs w:val="20"/>
        </w:rPr>
        <w:t>Combat Style • Presence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2065"/>
        <w:gridCol w:w="627"/>
        <w:gridCol w:w="1440"/>
        <w:gridCol w:w="5050"/>
        <w:gridCol w:w="888"/>
      </w:tblGrid>
      <w:tr w:rsidR="00882086" w14:paraId="1BFDDE87" w14:textId="77777777">
        <w:trPr>
          <w:cantSplit/>
          <w:tblHeader/>
        </w:trPr>
        <w:tc>
          <w:tcPr>
            <w:tcW w:w="206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D25087" w14:textId="77777777" w:rsidR="00882086" w:rsidRDefault="00000000">
            <w:pPr>
              <w:spacing w:before="20" w:after="20"/>
            </w:pPr>
            <w:r>
              <w:rPr>
                <w:b/>
                <w:bCs/>
                <w:color w:val="FFFFFF"/>
                <w:sz w:val="19"/>
                <w:szCs w:val="19"/>
              </w:rPr>
              <w:t>Talent</w:t>
            </w:r>
          </w:p>
        </w:tc>
        <w:tc>
          <w:tcPr>
            <w:tcW w:w="62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681179" w14:textId="77777777" w:rsidR="00882086" w:rsidRDefault="00000000">
            <w:pPr>
              <w:spacing w:before="20" w:after="20"/>
            </w:pPr>
            <w:r>
              <w:rPr>
                <w:b/>
                <w:bCs/>
                <w:color w:val="FFFFFF"/>
                <w:sz w:val="19"/>
                <w:szCs w:val="19"/>
              </w:rPr>
              <w:t>Tier</w:t>
            </w:r>
          </w:p>
        </w:tc>
        <w:tc>
          <w:tcPr>
            <w:tcW w:w="14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734545" w14:textId="77777777" w:rsidR="00882086" w:rsidRDefault="00000000">
            <w:pPr>
              <w:spacing w:before="20" w:after="20"/>
            </w:pPr>
            <w:r>
              <w:rPr>
                <w:b/>
                <w:bCs/>
                <w:color w:val="FFFFFF"/>
                <w:sz w:val="19"/>
                <w:szCs w:val="19"/>
              </w:rPr>
              <w:t>Requires</w:t>
            </w:r>
          </w:p>
        </w:tc>
        <w:tc>
          <w:tcPr>
            <w:tcW w:w="505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353AB6" w14:textId="77777777" w:rsidR="00882086" w:rsidRDefault="00000000">
            <w:pPr>
              <w:spacing w:before="20" w:after="20"/>
            </w:pPr>
            <w:r>
              <w:rPr>
                <w:b/>
                <w:bCs/>
                <w:color w:val="FFFFFF"/>
                <w:sz w:val="19"/>
                <w:szCs w:val="19"/>
              </w:rPr>
              <w:t>Effect</w:t>
            </w:r>
          </w:p>
        </w:tc>
        <w:tc>
          <w:tcPr>
            <w:tcW w:w="88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A1A3F5E" w14:textId="77777777" w:rsidR="00882086" w:rsidRDefault="00000000">
            <w:pPr>
              <w:spacing w:before="20" w:after="20"/>
              <w:rPr>
                <w:b/>
                <w:bCs/>
                <w:color w:val="FFFFFF"/>
                <w:sz w:val="19"/>
                <w:szCs w:val="19"/>
              </w:rPr>
            </w:pPr>
            <w:r>
              <w:rPr>
                <w:b/>
                <w:bCs/>
                <w:color w:val="FFFFFF"/>
                <w:sz w:val="19"/>
                <w:szCs w:val="19"/>
              </w:rPr>
              <w:t>Key Attribute</w:t>
            </w:r>
          </w:p>
        </w:tc>
      </w:tr>
      <w:tr w:rsidR="00882086" w14:paraId="26880DB8"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4EB1AA" w14:textId="77777777" w:rsidR="00882086" w:rsidRDefault="00000000">
            <w:pPr>
              <w:spacing w:before="20" w:after="20"/>
            </w:pPr>
            <w:r>
              <w:rPr>
                <w:b/>
                <w:bCs/>
                <w:sz w:val="19"/>
                <w:szCs w:val="19"/>
              </w:rPr>
              <w:t>Shield Fighting Training</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02B1AE"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6741D7" w14:textId="77777777" w:rsidR="00882086" w:rsidRDefault="00000000">
            <w:pPr>
              <w:spacing w:before="20" w:after="20"/>
              <w:jc w:val="center"/>
            </w:pPr>
            <w:r>
              <w:rPr>
                <w:sz w:val="19"/>
                <w:szCs w:val="19"/>
              </w:rPr>
              <w:t>N/A</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55C8F2"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Shield Wall action.</w:t>
            </w:r>
          </w:p>
          <w:p w14:paraId="4F0ABEDC" w14:textId="77777777" w:rsidR="00882086" w:rsidRDefault="00882086">
            <w:pPr>
              <w:spacing w:before="20" w:after="20"/>
            </w:pPr>
          </w:p>
          <w:p w14:paraId="6A48DAAE" w14:textId="77777777" w:rsidR="00882086" w:rsidRDefault="00000000">
            <w:pPr>
              <w:spacing w:before="20" w:after="20"/>
            </w:pPr>
            <w:r>
              <w:rPr>
                <w:b/>
                <w:bCs/>
              </w:rPr>
              <w:t xml:space="preserve">Shield Wall </w:t>
            </w:r>
            <w:r>
              <w:rPr>
                <w:rFonts w:ascii="Segoe UI Symbol" w:hAnsi="Segoe UI Symbol" w:cs="Segoe UI Symbol"/>
              </w:rPr>
              <w:t>❶</w:t>
            </w:r>
            <w:r>
              <w:t xml:space="preserve"> </w:t>
            </w:r>
            <w:r>
              <w:rPr>
                <w:b/>
                <w:bCs/>
                <w:highlight w:val="green"/>
              </w:rPr>
              <w:t>Stance</w:t>
            </w:r>
            <w:r>
              <w:t xml:space="preserve"> You must be wielding a shield. While you are in this stance your shield counts as </w:t>
            </w:r>
            <w:r>
              <w:rPr>
                <w:b/>
                <w:bCs/>
              </w:rPr>
              <w:t>Raised at all times</w:t>
            </w:r>
            <w:r>
              <w:t>, without spending an action for it, but you cannot Move; you may only Step. At Master rank you may Move up to half your Speed while the stance holds.</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7FA4079" w14:textId="77777777" w:rsidR="00882086" w:rsidRDefault="00000000">
            <w:pPr>
              <w:spacing w:before="20" w:after="20"/>
              <w:rPr>
                <w:sz w:val="19"/>
                <w:szCs w:val="19"/>
              </w:rPr>
            </w:pPr>
            <w:r>
              <w:rPr>
                <w:sz w:val="19"/>
                <w:szCs w:val="19"/>
              </w:rPr>
              <w:t>Presence</w:t>
            </w:r>
          </w:p>
        </w:tc>
      </w:tr>
      <w:tr w:rsidR="00882086" w14:paraId="11D90041"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830251" w14:textId="77777777" w:rsidR="00882086" w:rsidRDefault="00000000">
            <w:pPr>
              <w:spacing w:before="20" w:after="20"/>
            </w:pPr>
            <w:r>
              <w:rPr>
                <w:sz w:val="19"/>
                <w:szCs w:val="19"/>
              </w:rPr>
              <w:t xml:space="preserve">Reactive Shield </w:t>
            </w:r>
            <w:r>
              <w:rPr>
                <w:rFonts w:ascii="Segoe UI Symbol" w:hAnsi="Segoe UI Symbol" w:cs="Segoe UI Symbol"/>
                <w:sz w:val="19"/>
                <w:szCs w:val="19"/>
              </w:rPr>
              <w:t>❶</w:t>
            </w:r>
            <w:r>
              <w:rPr>
                <w:sz w:val="19"/>
                <w:szCs w:val="19"/>
              </w:rPr>
              <w:t>↺</w:t>
            </w:r>
          </w:p>
        </w:tc>
        <w:tc>
          <w:tcPr>
            <w:tcW w:w="6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FCB949"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5D19E1" w14:textId="77777777" w:rsidR="00882086" w:rsidRDefault="00000000">
            <w:pPr>
              <w:spacing w:before="20" w:after="20"/>
              <w:jc w:val="cente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B6D04F" w14:textId="77777777" w:rsidR="00882086" w:rsidRDefault="00000000">
            <w:pPr>
              <w:spacing w:before="20" w:after="20"/>
            </w:pPr>
            <w:r>
              <w:rPr>
                <w:sz w:val="19"/>
                <w:szCs w:val="19"/>
              </w:rPr>
              <w:t>When attacked, Raise your Shield.</w:t>
            </w:r>
          </w:p>
        </w:tc>
        <w:tc>
          <w:tcPr>
            <w:tcW w:w="88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8626568" w14:textId="77777777" w:rsidR="00882086" w:rsidRDefault="00000000">
            <w:pPr>
              <w:spacing w:before="20" w:after="20"/>
              <w:rPr>
                <w:sz w:val="19"/>
                <w:szCs w:val="19"/>
              </w:rPr>
            </w:pPr>
            <w:r>
              <w:rPr>
                <w:sz w:val="19"/>
                <w:szCs w:val="19"/>
              </w:rPr>
              <w:t>Agility</w:t>
            </w:r>
          </w:p>
        </w:tc>
      </w:tr>
      <w:tr w:rsidR="00882086" w14:paraId="49D86132"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CEB7D4D" w14:textId="77777777" w:rsidR="00882086" w:rsidRDefault="00000000">
            <w:pPr>
              <w:spacing w:before="20" w:after="20"/>
            </w:pPr>
            <w:r>
              <w:rPr>
                <w:sz w:val="19"/>
                <w:szCs w:val="19"/>
              </w:rPr>
              <w:t xml:space="preserve">Shield Block </w:t>
            </w:r>
            <w:r>
              <w:rPr>
                <w:rFonts w:ascii="Segoe UI Symbol" w:hAnsi="Segoe UI Symbol" w:cs="Segoe UI Symbol"/>
                <w:sz w:val="19"/>
                <w:szCs w:val="19"/>
              </w:rPr>
              <w:t>❶</w:t>
            </w:r>
            <w:r>
              <w:rPr>
                <w:sz w:val="19"/>
                <w:szCs w:val="19"/>
              </w:rPr>
              <w:t>↺</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32DBF4"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2CBF1D" w14:textId="77777777" w:rsidR="00882086" w:rsidRDefault="00000000">
            <w:pPr>
              <w:spacing w:before="20" w:after="20"/>
              <w:jc w:val="cente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AC7A1A" w14:textId="77777777" w:rsidR="00882086" w:rsidRDefault="00000000">
            <w:pPr>
              <w:spacing w:before="20" w:after="20"/>
            </w:pPr>
            <w:r>
              <w:rPr>
                <w:sz w:val="19"/>
                <w:szCs w:val="19"/>
              </w:rPr>
              <w:t>Reduce an attack's damage to you by your shield’s hardness.</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5D51020" w14:textId="77777777" w:rsidR="00882086" w:rsidRDefault="00000000">
            <w:pPr>
              <w:spacing w:before="20" w:after="20"/>
              <w:rPr>
                <w:sz w:val="19"/>
                <w:szCs w:val="19"/>
              </w:rPr>
            </w:pPr>
            <w:r>
              <w:rPr>
                <w:sz w:val="19"/>
                <w:szCs w:val="19"/>
              </w:rPr>
              <w:t>Presence</w:t>
            </w:r>
          </w:p>
        </w:tc>
      </w:tr>
      <w:tr w:rsidR="00882086" w14:paraId="69071269"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159AED" w14:textId="77777777" w:rsidR="00882086" w:rsidRDefault="00000000">
            <w:pPr>
              <w:spacing w:before="20" w:after="20"/>
              <w:rPr>
                <w:b/>
                <w:bCs/>
                <w:sz w:val="19"/>
                <w:szCs w:val="19"/>
              </w:rPr>
            </w:pPr>
            <w:r>
              <w:rPr>
                <w:b/>
                <w:bCs/>
                <w:sz w:val="19"/>
                <w:szCs w:val="19"/>
              </w:rPr>
              <w:t xml:space="preserve">Aggressive Block </w:t>
            </w:r>
            <w:r>
              <w:rPr>
                <w:rFonts w:ascii="Segoe UI Symbol" w:hAnsi="Segoe UI Symbol" w:cs="Segoe UI Symbol"/>
                <w:sz w:val="19"/>
                <w:szCs w:val="19"/>
              </w:rPr>
              <w:t>⓿</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E52ED2"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341F506" w14:textId="77777777" w:rsidR="00882086" w:rsidRDefault="00000000">
            <w:pPr>
              <w:spacing w:before="20" w:after="20"/>
              <w:jc w:val="center"/>
              <w:rPr>
                <w:sz w:val="19"/>
                <w:szCs w:val="19"/>
              </w:rPr>
            </w:pPr>
            <w:r>
              <w:rPr>
                <w:sz w:val="19"/>
                <w:szCs w:val="19"/>
              </w:rPr>
              <w:t>Shield Block</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61ACA3" w14:textId="77777777" w:rsidR="00882086" w:rsidRDefault="00000000">
            <w:pPr>
              <w:spacing w:before="20" w:after="20"/>
              <w:rPr>
                <w:sz w:val="19"/>
                <w:szCs w:val="19"/>
              </w:rPr>
            </w:pPr>
            <w:r>
              <w:rPr>
                <w:b/>
                <w:bCs/>
                <w:sz w:val="19"/>
                <w:szCs w:val="19"/>
              </w:rPr>
              <w:t>Trigger</w:t>
            </w:r>
            <w:r>
              <w:rPr>
                <w:sz w:val="19"/>
                <w:szCs w:val="19"/>
              </w:rPr>
              <w:t xml:space="preserve"> You use Shield Block, and the opponent that triggered Shield Block is adjacent to you and is your Size or smaller</w:t>
            </w:r>
          </w:p>
          <w:p w14:paraId="4228D1AA" w14:textId="77777777" w:rsidR="00882086" w:rsidRDefault="00882086">
            <w:pPr>
              <w:spacing w:before="20" w:after="20"/>
              <w:rPr>
                <w:sz w:val="19"/>
                <w:szCs w:val="19"/>
              </w:rPr>
            </w:pPr>
          </w:p>
          <w:p w14:paraId="3300488A" w14:textId="77777777" w:rsidR="00882086" w:rsidRDefault="00000000">
            <w:pPr>
              <w:spacing w:before="20" w:after="20"/>
              <w:rPr>
                <w:sz w:val="19"/>
                <w:szCs w:val="19"/>
              </w:rPr>
            </w:pPr>
            <w:r>
              <w:rPr>
                <w:sz w:val="19"/>
                <w:szCs w:val="19"/>
              </w:rPr>
              <w:t>You push back as you block, knocking your foe away or off balance. You use your shield to push the triggering creature, either automatically Shoving it 3 feet or causing it to become Off-Guard until your next Opportunity. The triggering creature chooses whether to be moved or become Off-Guard. If it chooses to be moved, you choose the direction. If the Shove would cause it to hit a solid object or enter another creature’s space, it must become Off-Guard instead of being moved.</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CEBB18C" w14:textId="77777777" w:rsidR="00882086" w:rsidRDefault="00000000">
            <w:pPr>
              <w:spacing w:before="20" w:after="20"/>
              <w:rPr>
                <w:sz w:val="19"/>
                <w:szCs w:val="19"/>
              </w:rPr>
            </w:pPr>
            <w:r>
              <w:rPr>
                <w:sz w:val="19"/>
                <w:szCs w:val="19"/>
              </w:rPr>
              <w:t>Might</w:t>
            </w:r>
          </w:p>
        </w:tc>
      </w:tr>
      <w:tr w:rsidR="00882086" w14:paraId="7D7BEF2F"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5A3C15" w14:textId="77777777" w:rsidR="00882086" w:rsidRDefault="00000000">
            <w:pPr>
              <w:spacing w:before="20" w:after="20"/>
              <w:rPr>
                <w:b/>
                <w:bCs/>
                <w:sz w:val="19"/>
                <w:szCs w:val="19"/>
              </w:rPr>
            </w:pPr>
            <w:r>
              <w:rPr>
                <w:b/>
                <w:bCs/>
                <w:sz w:val="19"/>
                <w:szCs w:val="19"/>
              </w:rPr>
              <w:lastRenderedPageBreak/>
              <w:t xml:space="preserve">Devoted Guardian </w:t>
            </w:r>
            <w:r>
              <w:rPr>
                <w:rFonts w:ascii="Segoe UI Symbol" w:hAnsi="Segoe UI Symbol" w:cs="Segoe UI Symbol"/>
              </w:rPr>
              <w:t>❶</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BFC7B8"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5DD2BA"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6A378F" w14:textId="77777777" w:rsidR="00882086" w:rsidRDefault="00000000">
            <w:pPr>
              <w:spacing w:before="20" w:after="20"/>
              <w:rPr>
                <w:sz w:val="19"/>
                <w:szCs w:val="19"/>
              </w:rPr>
            </w:pPr>
            <w:r>
              <w:rPr>
                <w:b/>
                <w:bCs/>
                <w:sz w:val="19"/>
                <w:szCs w:val="19"/>
              </w:rPr>
              <w:t>Requirements</w:t>
            </w:r>
            <w:r>
              <w:rPr>
                <w:sz w:val="19"/>
                <w:szCs w:val="19"/>
              </w:rPr>
              <w:t xml:space="preserve"> Your last action was to Raise a Shield.</w:t>
            </w:r>
          </w:p>
          <w:p w14:paraId="7EE24AE1" w14:textId="77777777" w:rsidR="00882086" w:rsidRDefault="00882086">
            <w:pPr>
              <w:spacing w:before="20" w:after="20"/>
              <w:rPr>
                <w:sz w:val="19"/>
                <w:szCs w:val="19"/>
              </w:rPr>
            </w:pPr>
          </w:p>
          <w:p w14:paraId="4A5F8316" w14:textId="77777777" w:rsidR="00882086" w:rsidRDefault="00000000">
            <w:pPr>
              <w:spacing w:before="20" w:after="20"/>
              <w:rPr>
                <w:sz w:val="19"/>
                <w:szCs w:val="19"/>
              </w:rPr>
            </w:pPr>
            <w:r>
              <w:rPr>
                <w:sz w:val="19"/>
                <w:szCs w:val="19"/>
              </w:rPr>
              <w:t xml:space="preserve">You adopt a wide stance, ready to defend both yourself and your chosen ward. Select one adjacent creature. As long as your shield is raised and the creature remains adjacent to you, the creature gains a +1 Situation bonus to their </w:t>
            </w:r>
            <w:r>
              <w:rPr>
                <w:i/>
                <w:iCs/>
                <w:sz w:val="19"/>
                <w:szCs w:val="19"/>
              </w:rPr>
              <w:t>Guard</w:t>
            </w:r>
            <w:r>
              <w:rPr>
                <w:sz w:val="19"/>
                <w:szCs w:val="19"/>
              </w:rPr>
              <w:t>, or a +2 Situation bonus if the shield you raised was a tower shield.</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34CBD1" w14:textId="77777777" w:rsidR="00882086" w:rsidRDefault="00000000">
            <w:pPr>
              <w:spacing w:before="20" w:after="20"/>
              <w:rPr>
                <w:sz w:val="19"/>
                <w:szCs w:val="19"/>
              </w:rPr>
            </w:pPr>
            <w:r>
              <w:rPr>
                <w:sz w:val="19"/>
                <w:szCs w:val="19"/>
              </w:rPr>
              <w:t>Presence</w:t>
            </w:r>
          </w:p>
        </w:tc>
      </w:tr>
      <w:tr w:rsidR="00882086" w14:paraId="3D95C898"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93CB3F" w14:textId="77777777" w:rsidR="00882086" w:rsidRDefault="00000000">
            <w:pPr>
              <w:spacing w:before="20" w:after="20"/>
              <w:rPr>
                <w:b/>
                <w:bCs/>
                <w:sz w:val="19"/>
                <w:szCs w:val="19"/>
              </w:rPr>
            </w:pPr>
            <w:r>
              <w:rPr>
                <w:b/>
                <w:bCs/>
                <w:sz w:val="19"/>
                <w:szCs w:val="19"/>
              </w:rPr>
              <w:t xml:space="preserve">Defensive Advance </w:t>
            </w:r>
            <w:r>
              <w:rPr>
                <w:rFonts w:ascii="Segoe UI Symbol" w:hAnsi="Segoe UI Symbol" w:cs="Segoe UI Symbol"/>
              </w:rPr>
              <w:t>❷</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E8FC64"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274D44"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CBE15F" w14:textId="77777777" w:rsidR="00882086" w:rsidRDefault="00000000">
            <w:pPr>
              <w:spacing w:before="20" w:after="20"/>
              <w:rPr>
                <w:b/>
                <w:bCs/>
                <w:sz w:val="19"/>
                <w:szCs w:val="19"/>
              </w:rPr>
            </w:pPr>
            <w:r>
              <w:rPr>
                <w:b/>
                <w:bCs/>
                <w:sz w:val="19"/>
                <w:szCs w:val="19"/>
                <w:highlight w:val="green"/>
              </w:rPr>
              <w:t>Flourish</w:t>
            </w:r>
          </w:p>
          <w:p w14:paraId="1191F825" w14:textId="77777777" w:rsidR="00882086" w:rsidRDefault="00000000">
            <w:pPr>
              <w:spacing w:before="20" w:after="20"/>
              <w:rPr>
                <w:sz w:val="19"/>
                <w:szCs w:val="19"/>
              </w:rPr>
            </w:pPr>
            <w:r>
              <w:rPr>
                <w:sz w:val="19"/>
                <w:szCs w:val="19"/>
              </w:rPr>
              <w:t>With the protection of your shield, you dive into battle! You Raise your Shield and Move. If you end your movement within melee reach of at least one enemy, you can make a melee Strike against that enemy. You can use Defensive Advance while Burrowing, Climbing, Flying, or Swimming instead of Striding if you have the corresponding movement type.</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7E95605" w14:textId="77777777" w:rsidR="00882086" w:rsidRDefault="00000000">
            <w:pPr>
              <w:spacing w:before="20" w:after="20"/>
              <w:rPr>
                <w:sz w:val="19"/>
                <w:szCs w:val="19"/>
              </w:rPr>
            </w:pPr>
            <w:r>
              <w:rPr>
                <w:sz w:val="19"/>
                <w:szCs w:val="19"/>
              </w:rPr>
              <w:t>Presence</w:t>
            </w:r>
          </w:p>
        </w:tc>
      </w:tr>
      <w:tr w:rsidR="00882086" w14:paraId="35AAB89B"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3D53B3" w14:textId="77777777" w:rsidR="00882086" w:rsidRDefault="00000000">
            <w:pPr>
              <w:spacing w:before="20" w:after="20"/>
              <w:rPr>
                <w:b/>
                <w:bCs/>
                <w:sz w:val="19"/>
                <w:szCs w:val="19"/>
              </w:rPr>
            </w:pPr>
            <w:r>
              <w:rPr>
                <w:b/>
                <w:bCs/>
                <w:sz w:val="19"/>
                <w:szCs w:val="19"/>
              </w:rPr>
              <w:t>Shield Warfare</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C0C3C1"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22B921"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24DDB1" w14:textId="77777777" w:rsidR="00882086" w:rsidRDefault="00000000">
            <w:pPr>
              <w:spacing w:before="20" w:after="20"/>
              <w:rPr>
                <w:sz w:val="19"/>
                <w:szCs w:val="19"/>
                <w:highlight w:val="green"/>
              </w:rPr>
            </w:pPr>
            <w:r>
              <w:rPr>
                <w:sz w:val="19"/>
                <w:szCs w:val="19"/>
              </w:rPr>
              <w:t>You know how to use shields offensively far better than most. Increase the weapon damage die of any shield bash, shield boss, or shield spikes you wield by one step.</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F597357" w14:textId="77777777" w:rsidR="00882086" w:rsidRDefault="00000000">
            <w:pPr>
              <w:spacing w:before="20" w:after="20"/>
              <w:rPr>
                <w:sz w:val="19"/>
                <w:szCs w:val="19"/>
              </w:rPr>
            </w:pPr>
            <w:r>
              <w:rPr>
                <w:sz w:val="19"/>
                <w:szCs w:val="19"/>
              </w:rPr>
              <w:t>Presence</w:t>
            </w:r>
          </w:p>
        </w:tc>
      </w:tr>
    </w:tbl>
    <w:p w14:paraId="7178F0A4" w14:textId="77777777" w:rsidR="00882086" w:rsidRDefault="00882086"/>
    <w:p w14:paraId="47B4B7B8" w14:textId="77777777" w:rsidR="00882086" w:rsidRDefault="00000000">
      <w:pPr>
        <w:pStyle w:val="Heading4"/>
      </w:pPr>
      <w:r>
        <w:t>Brawling</w:t>
      </w:r>
    </w:p>
    <w:p w14:paraId="7AF8D64C" w14:textId="77777777" w:rsidR="00882086" w:rsidRDefault="00000000">
      <w:pPr>
        <w:keepNext/>
        <w:spacing w:after="60"/>
      </w:pPr>
      <w:r>
        <w:rPr>
          <w:i/>
          <w:iCs/>
          <w:color w:val="0E5F6B"/>
          <w:sz w:val="20"/>
          <w:szCs w:val="20"/>
        </w:rPr>
        <w:t>Combat Style • Might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05"/>
        <w:gridCol w:w="560"/>
        <w:gridCol w:w="853"/>
        <w:gridCol w:w="6261"/>
        <w:gridCol w:w="891"/>
      </w:tblGrid>
      <w:tr w:rsidR="00882086" w14:paraId="1B4B3706" w14:textId="77777777">
        <w:trPr>
          <w:cantSplit/>
          <w:tblHeader/>
        </w:trPr>
        <w:tc>
          <w:tcPr>
            <w:tcW w:w="15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421440" w14:textId="77777777" w:rsidR="00882086" w:rsidRDefault="00000000">
            <w:pPr>
              <w:spacing w:before="20" w:after="20"/>
              <w:rPr>
                <w:sz w:val="19"/>
                <w:szCs w:val="19"/>
              </w:rPr>
            </w:pPr>
            <w:r>
              <w:rPr>
                <w:b/>
                <w:bCs/>
                <w:color w:val="FFFFFF"/>
                <w:sz w:val="19"/>
                <w:szCs w:val="19"/>
              </w:rPr>
              <w:t>Talent</w:t>
            </w:r>
          </w:p>
        </w:tc>
        <w:tc>
          <w:tcPr>
            <w:tcW w:w="5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0FB1CA" w14:textId="77777777" w:rsidR="00882086" w:rsidRDefault="00000000">
            <w:pPr>
              <w:spacing w:before="20" w:after="20"/>
              <w:rPr>
                <w:sz w:val="19"/>
                <w:szCs w:val="19"/>
              </w:rPr>
            </w:pPr>
            <w:r>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E248AB7" w14:textId="77777777" w:rsidR="00882086" w:rsidRDefault="00000000">
            <w:pPr>
              <w:spacing w:before="20" w:after="20"/>
              <w:rPr>
                <w:sz w:val="19"/>
                <w:szCs w:val="19"/>
              </w:rPr>
            </w:pPr>
            <w:r>
              <w:rPr>
                <w:b/>
                <w:bCs/>
                <w:color w:val="FFFFFF"/>
                <w:sz w:val="19"/>
                <w:szCs w:val="19"/>
              </w:rPr>
              <w:t>Requires</w:t>
            </w:r>
          </w:p>
        </w:tc>
        <w:tc>
          <w:tcPr>
            <w:tcW w:w="626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EA83E5" w14:textId="77777777" w:rsidR="00882086" w:rsidRDefault="00000000">
            <w:pPr>
              <w:spacing w:before="20" w:after="20"/>
              <w:rPr>
                <w:sz w:val="19"/>
                <w:szCs w:val="19"/>
              </w:rPr>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1D2B3DE" w14:textId="77777777" w:rsidR="00882086" w:rsidRDefault="00000000">
            <w:pPr>
              <w:spacing w:before="20" w:after="20"/>
              <w:rPr>
                <w:b/>
                <w:bCs/>
                <w:color w:val="FFFFFF"/>
                <w:sz w:val="19"/>
                <w:szCs w:val="19"/>
              </w:rPr>
            </w:pPr>
            <w:r>
              <w:rPr>
                <w:b/>
                <w:bCs/>
                <w:color w:val="FFFFFF"/>
                <w:sz w:val="19"/>
                <w:szCs w:val="19"/>
              </w:rPr>
              <w:t>Key Attribute</w:t>
            </w:r>
          </w:p>
        </w:tc>
      </w:tr>
      <w:tr w:rsidR="00882086" w14:paraId="7D8F8B77"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8A9FD2" w14:textId="77777777" w:rsidR="00882086" w:rsidRDefault="00000000">
            <w:pPr>
              <w:spacing w:before="20" w:after="20"/>
              <w:rPr>
                <w:sz w:val="19"/>
                <w:szCs w:val="19"/>
              </w:rPr>
            </w:pPr>
            <w:r>
              <w:rPr>
                <w:b/>
                <w:bCs/>
                <w:sz w:val="19"/>
                <w:szCs w:val="19"/>
              </w:rPr>
              <w:t>Brawling Training</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20F6E"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B6EE7D" w14:textId="77777777" w:rsidR="00882086" w:rsidRDefault="00000000">
            <w:pPr>
              <w:spacing w:before="20" w:after="20"/>
              <w:jc w:val="center"/>
              <w:rPr>
                <w:sz w:val="19"/>
                <w:szCs w:val="19"/>
              </w:rPr>
            </w:pPr>
            <w:r>
              <w:rPr>
                <w:sz w:val="19"/>
                <w:szCs w:val="19"/>
              </w:rPr>
              <w:t>N/A</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E8113E"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Clinch action.</w:t>
            </w:r>
          </w:p>
          <w:p w14:paraId="36EA5D94" w14:textId="77777777" w:rsidR="00882086" w:rsidRDefault="00882086">
            <w:pPr>
              <w:spacing w:before="20" w:after="20"/>
              <w:rPr>
                <w:sz w:val="19"/>
                <w:szCs w:val="19"/>
              </w:rPr>
            </w:pPr>
          </w:p>
          <w:p w14:paraId="5814B960" w14:textId="77777777" w:rsidR="00882086" w:rsidRDefault="00000000">
            <w:pPr>
              <w:spacing w:before="20" w:after="20"/>
              <w:rPr>
                <w:sz w:val="19"/>
                <w:szCs w:val="19"/>
              </w:rPr>
            </w:pPr>
            <w:r>
              <w:rPr>
                <w:b/>
                <w:bCs/>
                <w:sz w:val="19"/>
                <w:szCs w:val="19"/>
              </w:rPr>
              <w:t xml:space="preserve">Clinch </w:t>
            </w:r>
            <w:r>
              <w:rPr>
                <w:rFonts w:ascii="Segoe UI Symbol" w:hAnsi="Segoe UI Symbol" w:cs="Segoe UI Symbol"/>
                <w:sz w:val="19"/>
                <w:szCs w:val="19"/>
              </w:rPr>
              <w:t>❶</w:t>
            </w:r>
            <w:r>
              <w:rPr>
                <w:sz w:val="19"/>
                <w:szCs w:val="19"/>
              </w:rPr>
              <w:t xml:space="preserve"> Stance While you are in this stance, a bare hand counts as a rigid implement: you may Parry, Bind, and Gain Control with it, and a creature whose weapon or limb you Control with a bare hand is also Grabbed. At Master rank, a creature you have Grabbed cannot Recenter.</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E188413" w14:textId="77777777" w:rsidR="00882086" w:rsidRDefault="00000000">
            <w:pPr>
              <w:spacing w:before="20" w:after="20"/>
              <w:rPr>
                <w:sz w:val="19"/>
                <w:szCs w:val="19"/>
              </w:rPr>
            </w:pPr>
            <w:r>
              <w:rPr>
                <w:sz w:val="19"/>
                <w:szCs w:val="19"/>
              </w:rPr>
              <w:t>Might</w:t>
            </w:r>
          </w:p>
        </w:tc>
      </w:tr>
      <w:tr w:rsidR="00882086" w14:paraId="3ACB2751"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E647C6" w14:textId="77777777" w:rsidR="00882086" w:rsidRDefault="00000000">
            <w:pPr>
              <w:spacing w:before="20" w:after="20"/>
              <w:rPr>
                <w:sz w:val="19"/>
                <w:szCs w:val="19"/>
              </w:rPr>
            </w:pPr>
            <w:r>
              <w:rPr>
                <w:b/>
                <w:bCs/>
                <w:sz w:val="19"/>
                <w:szCs w:val="19"/>
              </w:rPr>
              <w:t>Iron Fists</w:t>
            </w:r>
          </w:p>
        </w:tc>
        <w:tc>
          <w:tcPr>
            <w:tcW w:w="5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5C2E00"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5DA33F"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4C7B48" w14:textId="77777777" w:rsidR="00882086" w:rsidRDefault="00000000">
            <w:pPr>
              <w:spacing w:before="20" w:after="20"/>
              <w:rPr>
                <w:sz w:val="19"/>
                <w:szCs w:val="19"/>
              </w:rPr>
            </w:pPr>
            <w:r>
              <w:rPr>
                <w:sz w:val="19"/>
                <w:szCs w:val="19"/>
              </w:rPr>
              <w:t>Your unarmed strikes deal 1d6 and count as weapons (lethal by default, your choice).</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222595D" w14:textId="77777777" w:rsidR="00882086" w:rsidRDefault="00000000">
            <w:pPr>
              <w:spacing w:before="20" w:after="20"/>
              <w:rPr>
                <w:sz w:val="19"/>
                <w:szCs w:val="19"/>
              </w:rPr>
            </w:pPr>
            <w:r>
              <w:rPr>
                <w:sz w:val="19"/>
                <w:szCs w:val="19"/>
              </w:rPr>
              <w:t>Might</w:t>
            </w:r>
          </w:p>
        </w:tc>
      </w:tr>
      <w:tr w:rsidR="00882086" w14:paraId="211217F1"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B022CC" w14:textId="77777777" w:rsidR="00882086" w:rsidRDefault="00000000">
            <w:pPr>
              <w:spacing w:before="20" w:after="20"/>
              <w:rPr>
                <w:sz w:val="19"/>
                <w:szCs w:val="19"/>
              </w:rPr>
            </w:pPr>
            <w:r>
              <w:rPr>
                <w:b/>
                <w:bCs/>
                <w:sz w:val="19"/>
                <w:szCs w:val="19"/>
              </w:rPr>
              <w:t xml:space="preserve">Snagging Grip </w:t>
            </w:r>
            <w:r>
              <w:rPr>
                <w:rFonts w:ascii="Segoe UI Symbol" w:hAnsi="Segoe UI Symbol" w:cs="Segoe UI Symbol"/>
                <w:sz w:val="19"/>
                <w:szCs w:val="19"/>
              </w:rPr>
              <w:t>❶</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33B3D0"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862C3E"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5C461F" w14:textId="77777777" w:rsidR="00882086" w:rsidRDefault="00000000">
            <w:pPr>
              <w:spacing w:before="20" w:after="20"/>
              <w:rPr>
                <w:sz w:val="19"/>
                <w:szCs w:val="19"/>
              </w:rPr>
            </w:pPr>
            <w:r>
              <w:rPr>
                <w:sz w:val="19"/>
                <w:szCs w:val="19"/>
              </w:rPr>
              <w:t>Strike with a free hand; on a hit, the target is Off-Guard until your next Opportunity.</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4FB2047" w14:textId="77777777" w:rsidR="00882086" w:rsidRDefault="00000000">
            <w:pPr>
              <w:spacing w:before="20" w:after="20"/>
              <w:rPr>
                <w:sz w:val="19"/>
                <w:szCs w:val="19"/>
              </w:rPr>
            </w:pPr>
            <w:r>
              <w:rPr>
                <w:sz w:val="19"/>
                <w:szCs w:val="19"/>
              </w:rPr>
              <w:t>Might</w:t>
            </w:r>
          </w:p>
        </w:tc>
      </w:tr>
      <w:tr w:rsidR="00882086" w14:paraId="11AC8155"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2D2B5A" w14:textId="77777777" w:rsidR="00882086" w:rsidRDefault="00000000">
            <w:pPr>
              <w:spacing w:before="20" w:after="20"/>
              <w:rPr>
                <w:b/>
                <w:bCs/>
                <w:sz w:val="19"/>
                <w:szCs w:val="19"/>
              </w:rPr>
            </w:pPr>
            <w:r>
              <w:rPr>
                <w:b/>
                <w:bCs/>
                <w:sz w:val="19"/>
                <w:szCs w:val="19"/>
              </w:rPr>
              <w:t>Crushing Grab</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E4FB61" w14:textId="77777777" w:rsidR="00882086" w:rsidRDefault="00000000">
            <w:pPr>
              <w:spacing w:before="20" w:after="20"/>
              <w:jc w:val="center"/>
              <w:rPr>
                <w:b/>
                <w:bCs/>
                <w:color w:val="4A7C59"/>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8C905B"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8ABDEA" w14:textId="77777777" w:rsidR="00882086" w:rsidRDefault="00000000">
            <w:pPr>
              <w:spacing w:before="20" w:after="20"/>
              <w:rPr>
                <w:sz w:val="19"/>
                <w:szCs w:val="19"/>
              </w:rPr>
            </w:pPr>
            <w:r>
              <w:rPr>
                <w:sz w:val="19"/>
                <w:szCs w:val="19"/>
              </w:rPr>
              <w:t>When you successfully Grapple a creature, you can deal bludgeoning damage to that creature equal to your Might bonus. You can make this attack nonlethal with no penalty.</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0A47F18" w14:textId="77777777" w:rsidR="00882086" w:rsidRDefault="00000000">
            <w:pPr>
              <w:spacing w:before="20" w:after="20"/>
              <w:rPr>
                <w:sz w:val="19"/>
                <w:szCs w:val="19"/>
              </w:rPr>
            </w:pPr>
            <w:r>
              <w:rPr>
                <w:sz w:val="19"/>
                <w:szCs w:val="19"/>
              </w:rPr>
              <w:t>Might</w:t>
            </w:r>
          </w:p>
        </w:tc>
      </w:tr>
    </w:tbl>
    <w:p w14:paraId="21EA438B" w14:textId="77777777" w:rsidR="00882086" w:rsidRDefault="00882086"/>
    <w:p w14:paraId="332DDEAC" w14:textId="77777777" w:rsidR="00882086" w:rsidRDefault="00000000">
      <w:pPr>
        <w:pStyle w:val="Heading4"/>
      </w:pPr>
      <w:r>
        <w:t>Dueling</w:t>
      </w:r>
    </w:p>
    <w:p w14:paraId="01C448A6"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95"/>
        <w:gridCol w:w="540"/>
        <w:gridCol w:w="900"/>
        <w:gridCol w:w="5944"/>
        <w:gridCol w:w="891"/>
      </w:tblGrid>
      <w:tr w:rsidR="00882086" w14:paraId="5A4AA942" w14:textId="77777777">
        <w:trPr>
          <w:cantSplit/>
          <w:tblHeader/>
        </w:trPr>
        <w:tc>
          <w:tcPr>
            <w:tcW w:w="179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223CBD0" w14:textId="77777777" w:rsidR="00882086" w:rsidRDefault="00000000">
            <w:pPr>
              <w:spacing w:before="20" w:after="20"/>
            </w:pPr>
            <w:r>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4EDDA8"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9A4082" w14:textId="77777777" w:rsidR="00882086" w:rsidRDefault="00000000">
            <w:pPr>
              <w:spacing w:before="20" w:after="20"/>
            </w:pPr>
            <w:r>
              <w:rPr>
                <w:b/>
                <w:bCs/>
                <w:color w:val="FFFFFF"/>
                <w:sz w:val="19"/>
                <w:szCs w:val="19"/>
              </w:rPr>
              <w:t>Requires</w:t>
            </w:r>
          </w:p>
        </w:tc>
        <w:tc>
          <w:tcPr>
            <w:tcW w:w="59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6A9AA33" w14:textId="77777777" w:rsidR="00882086" w:rsidRDefault="00000000">
            <w:pPr>
              <w:spacing w:before="20" w:after="20"/>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5F31A75" w14:textId="77777777" w:rsidR="00882086" w:rsidRDefault="00000000">
            <w:pPr>
              <w:spacing w:before="20" w:after="20"/>
              <w:rPr>
                <w:b/>
                <w:bCs/>
                <w:color w:val="FFFFFF"/>
                <w:sz w:val="19"/>
                <w:szCs w:val="19"/>
              </w:rPr>
            </w:pPr>
            <w:r>
              <w:rPr>
                <w:b/>
                <w:bCs/>
                <w:color w:val="FFFFFF"/>
                <w:sz w:val="19"/>
                <w:szCs w:val="19"/>
              </w:rPr>
              <w:t>Key Attribute</w:t>
            </w:r>
          </w:p>
        </w:tc>
      </w:tr>
      <w:tr w:rsidR="00882086" w14:paraId="33A1C733"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4C3000" w14:textId="77777777" w:rsidR="00882086" w:rsidRDefault="00000000">
            <w:pPr>
              <w:spacing w:before="20" w:after="20"/>
            </w:pPr>
            <w:r>
              <w:rPr>
                <w:b/>
                <w:bCs/>
                <w:sz w:val="19"/>
                <w:szCs w:val="19"/>
              </w:rPr>
              <w:lastRenderedPageBreak/>
              <w:t>Dueling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DA66D5"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A7FCE1" w14:textId="77777777" w:rsidR="00882086" w:rsidRDefault="00000000">
            <w:pPr>
              <w:spacing w:before="20" w:after="20"/>
              <w:jc w:val="center"/>
            </w:pPr>
            <w:r>
              <w:rPr>
                <w:sz w:val="19"/>
                <w:szCs w:val="19"/>
              </w:rPr>
              <w:t>N/A</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9D1530"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Hold the Cadence action.</w:t>
            </w:r>
          </w:p>
          <w:p w14:paraId="534296EC" w14:textId="77777777" w:rsidR="00882086" w:rsidRDefault="00882086">
            <w:pPr>
              <w:spacing w:before="20" w:after="20"/>
            </w:pPr>
          </w:p>
          <w:p w14:paraId="3CA4B653" w14:textId="77777777" w:rsidR="00882086" w:rsidRDefault="00000000">
            <w:pPr>
              <w:spacing w:before="20" w:after="20"/>
            </w:pPr>
            <w:r>
              <w:t xml:space="preserve">Hold the Cadence </w:t>
            </w:r>
            <w:r>
              <w:rPr>
                <w:rFonts w:ascii="Segoe UI Symbol" w:hAnsi="Segoe UI Symbol" w:cs="Segoe UI Symbol"/>
              </w:rPr>
              <w:t>❶</w:t>
            </w:r>
            <w:r>
              <w:t xml:space="preserve"> Stance You must wield a single one-handed weapon with your other hand free. Name one creature as you enter the stance. That creature must answer your Strikes with the </w:t>
            </w:r>
            <w:r>
              <w:rPr>
                <w:b/>
                <w:bCs/>
              </w:rPr>
              <w:t>same Defense it used against your previous Strike</w:t>
            </w:r>
            <w:r>
              <w:t>, until you leave the stance or name another. At Master rank you may name a new creature ⓿.</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F358C9" w14:textId="77777777" w:rsidR="00882086" w:rsidRDefault="00000000">
            <w:pPr>
              <w:spacing w:before="20" w:after="20"/>
              <w:rPr>
                <w:sz w:val="19"/>
                <w:szCs w:val="19"/>
              </w:rPr>
            </w:pPr>
            <w:r>
              <w:rPr>
                <w:sz w:val="19"/>
                <w:szCs w:val="19"/>
              </w:rPr>
              <w:t>Agility</w:t>
            </w:r>
          </w:p>
        </w:tc>
      </w:tr>
      <w:tr w:rsidR="00882086" w14:paraId="6B90F7D9"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63C17F" w14:textId="77777777" w:rsidR="00882086" w:rsidRDefault="00000000">
            <w:pPr>
              <w:spacing w:before="20" w:after="20"/>
            </w:pPr>
            <w:r>
              <w:rPr>
                <w:b/>
                <w:bCs/>
                <w:sz w:val="19"/>
                <w:szCs w:val="19"/>
              </w:rPr>
              <w:t>En Garde</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031A66"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8189F2A" w14:textId="77777777" w:rsidR="00882086" w:rsidRDefault="00000000">
            <w:pPr>
              <w:spacing w:before="20" w:after="20"/>
              <w:jc w:val="cente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9EB526" w14:textId="77777777" w:rsidR="00882086" w:rsidRDefault="00000000">
            <w:pPr>
              <w:spacing w:before="20" w:after="20"/>
            </w:pPr>
            <w:r>
              <w:rPr>
                <w:sz w:val="19"/>
                <w:szCs w:val="19"/>
              </w:rPr>
              <w:t>+1 Situation Guard vs. melee while wielding a one-handed weapon with your other hand free.</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9830B1" w14:textId="77777777" w:rsidR="00882086" w:rsidRDefault="00000000">
            <w:pPr>
              <w:spacing w:before="20" w:after="20"/>
              <w:rPr>
                <w:sz w:val="19"/>
                <w:szCs w:val="19"/>
              </w:rPr>
            </w:pPr>
            <w:r>
              <w:rPr>
                <w:sz w:val="19"/>
                <w:szCs w:val="19"/>
              </w:rPr>
              <w:t>Presence</w:t>
            </w:r>
          </w:p>
        </w:tc>
      </w:tr>
      <w:tr w:rsidR="00882086" w14:paraId="7B77A9BB"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814235" w14:textId="77777777" w:rsidR="00882086" w:rsidRDefault="00000000">
            <w:pPr>
              <w:spacing w:before="20" w:after="20"/>
            </w:pPr>
            <w:r>
              <w:rPr>
                <w:b/>
                <w:bCs/>
                <w:sz w:val="19"/>
                <w:szCs w:val="19"/>
              </w:rPr>
              <w:t xml:space="preserve">Feinting Lunge </w:t>
            </w:r>
            <w:r>
              <w:rPr>
                <w:rFonts w:ascii="Segoe UI Symbol" w:hAnsi="Segoe UI Symbol" w:cs="Segoe UI Symbol"/>
                <w:sz w:val="19"/>
                <w:szCs w:val="19"/>
              </w:rPr>
              <w:t>❷</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D5C732"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44777C5" w14:textId="77777777" w:rsidR="00882086" w:rsidRDefault="00000000">
            <w:pPr>
              <w:spacing w:before="20" w:after="20"/>
              <w:jc w:val="cente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CA99A8" w14:textId="77777777" w:rsidR="00882086" w:rsidRDefault="00000000">
            <w:pPr>
              <w:spacing w:before="20" w:after="20"/>
            </w:pPr>
            <w:r>
              <w:rPr>
                <w:sz w:val="19"/>
                <w:szCs w:val="19"/>
              </w:rPr>
              <w:t>Feint, Strike, then Step.</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B75A63F" w14:textId="77777777" w:rsidR="00882086" w:rsidRDefault="00000000">
            <w:pPr>
              <w:spacing w:before="20" w:after="20"/>
              <w:rPr>
                <w:sz w:val="19"/>
                <w:szCs w:val="19"/>
              </w:rPr>
            </w:pPr>
            <w:r>
              <w:rPr>
                <w:sz w:val="19"/>
                <w:szCs w:val="19"/>
              </w:rPr>
              <w:t>Agility</w:t>
            </w:r>
          </w:p>
        </w:tc>
      </w:tr>
      <w:tr w:rsidR="00882086" w14:paraId="21414CD8"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B76BE3" w14:textId="77777777" w:rsidR="00882086" w:rsidRDefault="00000000">
            <w:pPr>
              <w:spacing w:before="20" w:after="20"/>
              <w:rPr>
                <w:b/>
                <w:bCs/>
                <w:sz w:val="19"/>
                <w:szCs w:val="19"/>
              </w:rPr>
            </w:pPr>
            <w:r>
              <w:rPr>
                <w:b/>
                <w:bCs/>
                <w:sz w:val="19"/>
                <w:szCs w:val="19"/>
              </w:rPr>
              <w:t xml:space="preserve">Snagging Strike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B2AE2A"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D08522"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903734" w14:textId="77777777" w:rsidR="00882086" w:rsidRDefault="00000000">
            <w:pPr>
              <w:spacing w:before="20" w:after="20"/>
              <w:rPr>
                <w:sz w:val="19"/>
                <w:szCs w:val="19"/>
              </w:rPr>
            </w:pPr>
            <w:r>
              <w:rPr>
                <w:sz w:val="19"/>
                <w:szCs w:val="19"/>
              </w:rPr>
              <w:t>You combine an attack with quick grappling moves to throw an enemy off balance as long as it stays in your reach. Make a Strike while keeping one hand free. If this Strike hits, the target is Off-Guard until your next Opportunity or until it’s no longer within the reach of your hand, whichever comes first.</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DA2952A" w14:textId="77777777" w:rsidR="00882086" w:rsidRDefault="00000000">
            <w:pPr>
              <w:spacing w:before="20" w:after="20"/>
              <w:rPr>
                <w:sz w:val="19"/>
                <w:szCs w:val="19"/>
              </w:rPr>
            </w:pPr>
            <w:r>
              <w:rPr>
                <w:sz w:val="19"/>
                <w:szCs w:val="19"/>
              </w:rPr>
              <w:t>Agility</w:t>
            </w:r>
          </w:p>
        </w:tc>
      </w:tr>
      <w:tr w:rsidR="00882086" w14:paraId="3BD810A5"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2DB31D" w14:textId="77777777" w:rsidR="00882086" w:rsidRDefault="00000000">
            <w:pPr>
              <w:spacing w:before="20" w:after="20"/>
              <w:rPr>
                <w:b/>
                <w:bCs/>
                <w:sz w:val="19"/>
                <w:szCs w:val="19"/>
              </w:rPr>
            </w:pPr>
            <w:r>
              <w:rPr>
                <w:b/>
                <w:bCs/>
                <w:sz w:val="19"/>
                <w:szCs w:val="19"/>
              </w:rPr>
              <w:t xml:space="preserve">Combat Grab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3D45AA"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A65457"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FE4F52" w14:textId="77777777" w:rsidR="00882086" w:rsidRDefault="00000000">
            <w:pPr>
              <w:spacing w:before="20" w:after="20"/>
              <w:rPr>
                <w:b/>
                <w:bCs/>
                <w:sz w:val="19"/>
                <w:szCs w:val="19"/>
              </w:rPr>
            </w:pPr>
            <w:r>
              <w:rPr>
                <w:b/>
                <w:bCs/>
                <w:sz w:val="19"/>
                <w:szCs w:val="19"/>
                <w:highlight w:val="green"/>
              </w:rPr>
              <w:t>Press</w:t>
            </w:r>
          </w:p>
          <w:p w14:paraId="0835BBBC" w14:textId="77777777" w:rsidR="00882086" w:rsidRDefault="00882086">
            <w:pPr>
              <w:spacing w:before="20" w:after="20"/>
              <w:rPr>
                <w:b/>
                <w:bCs/>
                <w:sz w:val="19"/>
                <w:szCs w:val="19"/>
              </w:rPr>
            </w:pPr>
          </w:p>
          <w:p w14:paraId="106FBE97" w14:textId="77777777" w:rsidR="00882086" w:rsidRDefault="00000000">
            <w:pPr>
              <w:spacing w:before="20" w:after="20"/>
              <w:rPr>
                <w:sz w:val="19"/>
                <w:szCs w:val="19"/>
              </w:rPr>
            </w:pPr>
            <w:r>
              <w:rPr>
                <w:b/>
                <w:bCs/>
                <w:sz w:val="19"/>
                <w:szCs w:val="19"/>
              </w:rPr>
              <w:t>Requirements</w:t>
            </w:r>
            <w:r>
              <w:rPr>
                <w:sz w:val="19"/>
                <w:szCs w:val="19"/>
              </w:rPr>
              <w:t xml:space="preserve"> You have one hand free, and your target is within reach of that hand</w:t>
            </w:r>
          </w:p>
          <w:p w14:paraId="29EF6F8A" w14:textId="77777777" w:rsidR="00882086" w:rsidRDefault="00882086">
            <w:pPr>
              <w:spacing w:before="20" w:after="20"/>
              <w:rPr>
                <w:sz w:val="19"/>
                <w:szCs w:val="19"/>
              </w:rPr>
            </w:pPr>
          </w:p>
          <w:p w14:paraId="6196BBF3" w14:textId="77777777" w:rsidR="00882086" w:rsidRDefault="00000000">
            <w:pPr>
              <w:spacing w:before="20" w:after="20"/>
              <w:rPr>
                <w:sz w:val="19"/>
                <w:szCs w:val="19"/>
              </w:rPr>
            </w:pPr>
            <w:r>
              <w:rPr>
                <w:sz w:val="19"/>
                <w:szCs w:val="19"/>
              </w:rPr>
              <w:t>Using your prior attack to shift your opponent’s guard, you take another swing and grab them. Make a melee Strike while keeping one hand free. If the Strike hits, you grab the target using your free hand. The creature remains grabbed until the end of the next round or until it Escapes, whichever comes first.</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EB549AB" w14:textId="77777777" w:rsidR="00882086" w:rsidRDefault="00000000">
            <w:pPr>
              <w:spacing w:before="20" w:after="20"/>
              <w:rPr>
                <w:sz w:val="19"/>
                <w:szCs w:val="19"/>
              </w:rPr>
            </w:pPr>
            <w:r>
              <w:rPr>
                <w:sz w:val="19"/>
                <w:szCs w:val="19"/>
              </w:rPr>
              <w:t>Might</w:t>
            </w:r>
          </w:p>
        </w:tc>
      </w:tr>
      <w:tr w:rsidR="00882086" w14:paraId="7235634E"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035697" w14:textId="77777777" w:rsidR="00882086" w:rsidRDefault="00000000">
            <w:pPr>
              <w:spacing w:before="20" w:after="20"/>
              <w:rPr>
                <w:b/>
                <w:bCs/>
                <w:sz w:val="19"/>
                <w:szCs w:val="19"/>
              </w:rPr>
            </w:pPr>
            <w:r>
              <w:rPr>
                <w:b/>
                <w:bCs/>
                <w:sz w:val="19"/>
                <w:szCs w:val="19"/>
              </w:rPr>
              <w:t xml:space="preserve">Dueling Parry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1DD816"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F7C04C"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90AA2" w14:textId="77777777" w:rsidR="00882086" w:rsidRDefault="00000000">
            <w:pPr>
              <w:spacing w:before="20" w:after="20"/>
              <w:rPr>
                <w:sz w:val="19"/>
                <w:szCs w:val="19"/>
              </w:rPr>
            </w:pPr>
            <w:r>
              <w:rPr>
                <w:b/>
                <w:bCs/>
                <w:sz w:val="19"/>
                <w:szCs w:val="19"/>
              </w:rPr>
              <w:t>Requirements</w:t>
            </w:r>
            <w:r>
              <w:rPr>
                <w:sz w:val="19"/>
                <w:szCs w:val="19"/>
              </w:rPr>
              <w:t xml:space="preserve"> You are wielding a single one-handed melee weapon and hold nothing else in your hands</w:t>
            </w:r>
          </w:p>
          <w:p w14:paraId="4639DFB0" w14:textId="77777777" w:rsidR="00882086" w:rsidRDefault="00882086">
            <w:pPr>
              <w:spacing w:before="20" w:after="20"/>
              <w:rPr>
                <w:sz w:val="19"/>
                <w:szCs w:val="19"/>
              </w:rPr>
            </w:pPr>
          </w:p>
          <w:p w14:paraId="35474013" w14:textId="77777777" w:rsidR="00882086" w:rsidRDefault="00000000">
            <w:pPr>
              <w:spacing w:before="20" w:after="20"/>
              <w:rPr>
                <w:sz w:val="19"/>
                <w:szCs w:val="19"/>
                <w:highlight w:val="green"/>
              </w:rPr>
            </w:pPr>
            <w:r>
              <w:rPr>
                <w:sz w:val="19"/>
                <w:szCs w:val="19"/>
              </w:rPr>
              <w:t xml:space="preserve">You can parry attacks against you with your one-handed weapon. You gain a +2 Situation bonus to </w:t>
            </w:r>
            <w:r>
              <w:rPr>
                <w:i/>
                <w:iCs/>
                <w:sz w:val="19"/>
                <w:szCs w:val="19"/>
              </w:rPr>
              <w:t>Guard</w:t>
            </w:r>
            <w:r>
              <w:rPr>
                <w:sz w:val="19"/>
                <w:szCs w:val="19"/>
              </w:rPr>
              <w:t xml:space="preserve"> until your next Opportunity as long as you continue to meet the requirements.</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71EA47" w14:textId="77777777" w:rsidR="00882086" w:rsidRDefault="00000000">
            <w:pPr>
              <w:spacing w:before="20" w:after="20"/>
              <w:rPr>
                <w:sz w:val="19"/>
                <w:szCs w:val="19"/>
              </w:rPr>
            </w:pPr>
            <w:r>
              <w:rPr>
                <w:sz w:val="19"/>
                <w:szCs w:val="19"/>
              </w:rPr>
              <w:t>Presence</w:t>
            </w:r>
          </w:p>
        </w:tc>
      </w:tr>
    </w:tbl>
    <w:p w14:paraId="052FAC6A" w14:textId="77777777" w:rsidR="00882086" w:rsidRDefault="00882086"/>
    <w:p w14:paraId="10F60267" w14:textId="77777777" w:rsidR="00882086" w:rsidRDefault="00882086"/>
    <w:p w14:paraId="48C6DD1E" w14:textId="77777777" w:rsidR="00882086" w:rsidRDefault="00000000">
      <w:pPr>
        <w:pStyle w:val="Heading4"/>
      </w:pPr>
      <w:r>
        <w:t>Great Weapon Fighting</w:t>
      </w:r>
    </w:p>
    <w:p w14:paraId="101DAE7B" w14:textId="77777777" w:rsidR="00882086" w:rsidRDefault="00000000">
      <w:pPr>
        <w:keepNext/>
        <w:spacing w:after="60"/>
      </w:pPr>
      <w:r>
        <w:rPr>
          <w:i/>
          <w:iCs/>
          <w:color w:val="0E5F6B"/>
          <w:sz w:val="20"/>
          <w:szCs w:val="20"/>
        </w:rPr>
        <w:t>Combat Style • Might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970"/>
        <w:gridCol w:w="464"/>
        <w:gridCol w:w="1698"/>
        <w:gridCol w:w="5049"/>
        <w:gridCol w:w="889"/>
      </w:tblGrid>
      <w:tr w:rsidR="00882086" w14:paraId="0DA6D1BF" w14:textId="77777777">
        <w:trPr>
          <w:cantSplit/>
          <w:tblHeader/>
        </w:trPr>
        <w:tc>
          <w:tcPr>
            <w:tcW w:w="19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DBB4B58" w14:textId="77777777" w:rsidR="00882086" w:rsidRDefault="00000000">
            <w:pPr>
              <w:spacing w:before="20" w:after="20"/>
            </w:pPr>
            <w:r>
              <w:rPr>
                <w:b/>
                <w:bCs/>
                <w:color w:val="FFFFFF"/>
                <w:sz w:val="19"/>
                <w:szCs w:val="19"/>
              </w:rPr>
              <w:t>Talent</w:t>
            </w:r>
          </w:p>
        </w:tc>
        <w:tc>
          <w:tcPr>
            <w:tcW w:w="46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54664AE" w14:textId="77777777" w:rsidR="00882086" w:rsidRDefault="00000000">
            <w:pPr>
              <w:spacing w:before="20" w:after="20"/>
            </w:pPr>
            <w:r>
              <w:rPr>
                <w:b/>
                <w:bCs/>
                <w:color w:val="FFFFFF"/>
                <w:sz w:val="19"/>
                <w:szCs w:val="19"/>
              </w:rPr>
              <w:t>Tier</w:t>
            </w:r>
          </w:p>
        </w:tc>
        <w:tc>
          <w:tcPr>
            <w:tcW w:w="169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914EC3" w14:textId="77777777" w:rsidR="00882086" w:rsidRDefault="00000000">
            <w:pPr>
              <w:spacing w:before="20" w:after="20"/>
              <w:rPr>
                <w:b/>
                <w:bCs/>
              </w:rPr>
            </w:pPr>
            <w:r>
              <w:rPr>
                <w:b/>
                <w:bCs/>
                <w:color w:val="FFFFFF" w:themeColor="background1"/>
              </w:rPr>
              <w:t>Requires</w:t>
            </w:r>
          </w:p>
        </w:tc>
        <w:tc>
          <w:tcPr>
            <w:tcW w:w="50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8769E0" w14:textId="77777777" w:rsidR="00882086" w:rsidRDefault="00000000">
            <w:pPr>
              <w:spacing w:before="20" w:after="20"/>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AF5AAD1" w14:textId="77777777" w:rsidR="00882086" w:rsidRDefault="00000000">
            <w:pPr>
              <w:spacing w:before="20" w:after="20"/>
              <w:rPr>
                <w:b/>
                <w:bCs/>
                <w:color w:val="FFFFFF"/>
                <w:sz w:val="19"/>
                <w:szCs w:val="19"/>
              </w:rPr>
            </w:pPr>
            <w:r>
              <w:rPr>
                <w:b/>
                <w:bCs/>
                <w:color w:val="FFFFFF"/>
                <w:sz w:val="19"/>
                <w:szCs w:val="19"/>
              </w:rPr>
              <w:t>Key Attribute</w:t>
            </w:r>
          </w:p>
        </w:tc>
      </w:tr>
      <w:tr w:rsidR="00882086" w14:paraId="2BFA3006"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C93A3E" w14:textId="77777777" w:rsidR="00882086" w:rsidRDefault="00000000">
            <w:pPr>
              <w:spacing w:before="20" w:after="20"/>
            </w:pPr>
            <w:r>
              <w:rPr>
                <w:b/>
                <w:bCs/>
                <w:sz w:val="19"/>
                <w:szCs w:val="19"/>
              </w:rPr>
              <w:lastRenderedPageBreak/>
              <w:t>Great Weapon Training</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CC3CA7"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3FD498" w14:textId="77777777" w:rsidR="00882086" w:rsidRDefault="00000000">
            <w:pPr>
              <w:spacing w:before="20" w:after="20"/>
              <w:jc w:val="center"/>
            </w:pPr>
            <w:r>
              <w:rPr>
                <w:sz w:val="19"/>
                <w:szCs w:val="19"/>
              </w:rPr>
              <w:t>N/A</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CBA3B6" w14:textId="77777777" w:rsidR="00882086" w:rsidRDefault="00000000">
            <w:pPr>
              <w:spacing w:before="20" w:after="20"/>
            </w:pPr>
            <w:r>
              <w:t>You are Trained in this fighting style: its exploits are open to you, and checks its talents call for use this Constellation's Proficiency. Attack rolls use your Melee Proficiency, and every Talent here counts toward your Melee rank. You gain the Overreach action.</w:t>
            </w:r>
          </w:p>
          <w:p w14:paraId="31544473" w14:textId="77777777" w:rsidR="00882086" w:rsidRDefault="00882086">
            <w:pPr>
              <w:spacing w:before="20" w:after="20"/>
              <w:rPr>
                <w:b/>
                <w:bCs/>
              </w:rPr>
            </w:pPr>
          </w:p>
          <w:p w14:paraId="08D2C69F" w14:textId="77777777" w:rsidR="00882086" w:rsidRDefault="00000000">
            <w:pPr>
              <w:spacing w:before="20" w:after="20"/>
              <w:rPr>
                <w:b/>
                <w:bCs/>
              </w:rPr>
            </w:pPr>
            <w:r>
              <w:rPr>
                <w:b/>
                <w:bCs/>
              </w:rPr>
              <w:t xml:space="preserve">Overreach </w:t>
            </w:r>
            <w:r>
              <w:rPr>
                <w:rFonts w:ascii="Segoe UI Symbol" w:hAnsi="Segoe UI Symbol" w:cs="Segoe UI Symbol"/>
              </w:rPr>
              <w:t>❶</w:t>
            </w:r>
            <w:r>
              <w:rPr>
                <w:b/>
                <w:bCs/>
              </w:rPr>
              <w:t xml:space="preserve"> </w:t>
            </w:r>
            <w:r>
              <w:t>Stance</w:t>
            </w:r>
          </w:p>
          <w:p w14:paraId="191A893F" w14:textId="77777777" w:rsidR="00882086" w:rsidRDefault="00000000">
            <w:pPr>
              <w:spacing w:before="20" w:after="20"/>
            </w:pPr>
            <w:r>
              <w:t>You must be wielding a two-handed melee weapon.</w:t>
            </w:r>
          </w:p>
          <w:p w14:paraId="2A0FF44E" w14:textId="77777777" w:rsidR="00882086" w:rsidRDefault="00882086">
            <w:pPr>
              <w:spacing w:before="20" w:after="20"/>
            </w:pPr>
          </w:p>
          <w:p w14:paraId="411C1393" w14:textId="77777777" w:rsidR="00882086" w:rsidRDefault="00000000">
            <w:pPr>
              <w:spacing w:before="20" w:after="20"/>
            </w:pPr>
            <w:r>
              <w:t>While you are in this stance your Hits and Critical Hits deal +2 damage and your Evade drops by 2, rising to +3 damage at Expert rank, +4 at Master, and +5 at Legendary. Every talent here requires this.</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27D3EE" w14:textId="77777777" w:rsidR="00882086" w:rsidRDefault="00000000">
            <w:pPr>
              <w:spacing w:before="20" w:after="20"/>
              <w:rPr>
                <w:sz w:val="19"/>
                <w:szCs w:val="19"/>
              </w:rPr>
            </w:pPr>
            <w:r>
              <w:rPr>
                <w:sz w:val="19"/>
                <w:szCs w:val="19"/>
              </w:rPr>
              <w:t>Might</w:t>
            </w:r>
          </w:p>
        </w:tc>
      </w:tr>
      <w:tr w:rsidR="00882086" w14:paraId="73CB1A9A"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1112A6" w14:textId="77777777" w:rsidR="00882086" w:rsidRDefault="00000000">
            <w:pPr>
              <w:spacing w:before="20" w:after="20"/>
            </w:pPr>
            <w:r>
              <w:t xml:space="preserve">Sweeping Blow </w:t>
            </w:r>
            <w:r>
              <w:rPr>
                <w:rFonts w:ascii="Segoe UI Symbol" w:hAnsi="Segoe UI Symbol" w:cs="Segoe UI Symbol"/>
              </w:rPr>
              <w:t>❷</w:t>
            </w:r>
          </w:p>
        </w:tc>
        <w:tc>
          <w:tcPr>
            <w:tcW w:w="4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053430"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AFCCAA"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4B4438" w14:textId="77777777" w:rsidR="00882086" w:rsidRDefault="00000000">
            <w:pPr>
              <w:spacing w:before="20" w:after="20"/>
            </w:pPr>
            <w:r>
              <w:t xml:space="preserve">One attack roll against two creatures within your reach, resolved separately against each one's chosen Defense. This Strike is </w:t>
            </w:r>
            <w:r>
              <w:rPr>
                <w:b/>
                <w:bCs/>
                <w:highlight w:val="green"/>
              </w:rPr>
              <w:t>Weighted</w:t>
            </w:r>
            <w:r>
              <w:t>.</w:t>
            </w:r>
          </w:p>
        </w:tc>
        <w:tc>
          <w:tcPr>
            <w:tcW w:w="88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584D423" w14:textId="77777777" w:rsidR="00882086" w:rsidRDefault="00000000">
            <w:pPr>
              <w:spacing w:before="20" w:after="20"/>
              <w:rPr>
                <w:sz w:val="19"/>
                <w:szCs w:val="19"/>
              </w:rPr>
            </w:pPr>
            <w:r>
              <w:rPr>
                <w:sz w:val="19"/>
                <w:szCs w:val="19"/>
              </w:rPr>
              <w:t>Might</w:t>
            </w:r>
          </w:p>
        </w:tc>
      </w:tr>
      <w:tr w:rsidR="00882086" w14:paraId="7F86AE18"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C8889F" w14:textId="77777777" w:rsidR="00882086" w:rsidRDefault="00000000">
            <w:pPr>
              <w:spacing w:before="20" w:after="20"/>
            </w:pPr>
            <w:r>
              <w:t>Follow Through</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2E0D36"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BD951B"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0DE108" w14:textId="77777777" w:rsidR="00882086" w:rsidRDefault="00000000">
            <w:pPr>
              <w:spacing w:before="20" w:after="20"/>
            </w:pPr>
            <w:r>
              <w:t xml:space="preserve">When your Strike drops a creature, your next Strike this round against another creature is not </w:t>
            </w:r>
            <w:r>
              <w:rPr>
                <w:b/>
                <w:bCs/>
                <w:highlight w:val="green"/>
              </w:rPr>
              <w:t>Weighted</w:t>
            </w:r>
            <w:r>
              <w:t>.</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57EE0E6" w14:textId="77777777" w:rsidR="00882086" w:rsidRDefault="00000000">
            <w:pPr>
              <w:spacing w:before="20" w:after="20"/>
              <w:rPr>
                <w:sz w:val="19"/>
                <w:szCs w:val="19"/>
              </w:rPr>
            </w:pPr>
            <w:r>
              <w:rPr>
                <w:sz w:val="19"/>
                <w:szCs w:val="19"/>
              </w:rPr>
              <w:t>Might</w:t>
            </w:r>
          </w:p>
        </w:tc>
      </w:tr>
      <w:tr w:rsidR="00882086" w14:paraId="0C48DF05"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D1C70D" w14:textId="77777777" w:rsidR="00882086" w:rsidRDefault="00000000">
            <w:pPr>
              <w:spacing w:before="20" w:after="20"/>
            </w:pPr>
            <w:r>
              <w:t xml:space="preserve">Brutish Shove </w:t>
            </w:r>
            <w:r>
              <w:rPr>
                <w:rFonts w:ascii="Segoe UI Symbol" w:hAnsi="Segoe UI Symbol" w:cs="Segoe UI Symbol"/>
              </w:rPr>
              <w:t>❶</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CE3323"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8C9177"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B57491" w14:textId="77777777" w:rsidR="00882086" w:rsidRDefault="00000000">
            <w:pPr>
              <w:spacing w:before="20" w:after="20"/>
            </w:pPr>
            <w:r>
              <w:rPr>
                <w:b/>
                <w:bCs/>
              </w:rPr>
              <w:t>Requirements</w:t>
            </w:r>
            <w:r>
              <w:t xml:space="preserve"> You are wielding a two-handed melee weapon</w:t>
            </w:r>
          </w:p>
          <w:p w14:paraId="1245E613" w14:textId="77777777" w:rsidR="00882086" w:rsidRDefault="00000000">
            <w:pPr>
              <w:spacing w:before="20" w:after="20"/>
            </w:pPr>
            <w:r>
              <w:t>Using the momentum of your last attack to throw your weight into another, you make your opponent stumble back. Make a Strike with a two-handed melee weapon. If you hit a target that is your size or smaller, that creature is Off-Guard until your next Opportunity, and you can automatically Shove it, with the same benefits as the Shove action (including the Critical Success effect, if your Strike was a Critical Hit). If you move to follow the target, your movement doesn't trigger Reactions. This Strike has the following failure effect:</w:t>
            </w:r>
          </w:p>
          <w:p w14:paraId="1E982312" w14:textId="77777777" w:rsidR="00882086" w:rsidRDefault="00882086">
            <w:pPr>
              <w:spacing w:before="20" w:after="20"/>
            </w:pPr>
          </w:p>
          <w:p w14:paraId="4D863DE8" w14:textId="77777777" w:rsidR="00882086" w:rsidRDefault="00000000">
            <w:pPr>
              <w:spacing w:before="20" w:after="20"/>
            </w:pPr>
            <w:r>
              <w:rPr>
                <w:b/>
                <w:bCs/>
              </w:rPr>
              <w:t>Failure</w:t>
            </w:r>
            <w:r>
              <w:t xml:space="preserve"> The target becomes Off-Guard until your next Opportunity.</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201DB5A" w14:textId="77777777" w:rsidR="00882086" w:rsidRDefault="00000000">
            <w:pPr>
              <w:spacing w:before="20" w:after="20"/>
              <w:rPr>
                <w:sz w:val="19"/>
                <w:szCs w:val="19"/>
              </w:rPr>
            </w:pPr>
            <w:r>
              <w:rPr>
                <w:sz w:val="19"/>
                <w:szCs w:val="19"/>
              </w:rPr>
              <w:t>Might</w:t>
            </w:r>
          </w:p>
        </w:tc>
      </w:tr>
      <w:tr w:rsidR="00882086" w14:paraId="31907530"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A075B1" w14:textId="77777777" w:rsidR="00882086" w:rsidRDefault="00000000">
            <w:pPr>
              <w:spacing w:before="20" w:after="20"/>
            </w:pPr>
            <w:r>
              <w:t>Crushing Commitment</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CFEDF4"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E87DA4"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28A172" w14:textId="77777777" w:rsidR="00882086" w:rsidRDefault="00000000">
            <w:pPr>
              <w:spacing w:before="20" w:after="20"/>
            </w:pPr>
            <w:r>
              <w:t xml:space="preserve">When you make a  Strike </w:t>
            </w:r>
            <w:r>
              <w:rPr>
                <w:rFonts w:ascii="Segoe UI Symbol" w:hAnsi="Segoe UI Symbol" w:cs="Segoe UI Symbol"/>
              </w:rPr>
              <w:t>❸</w:t>
            </w:r>
            <w:r>
              <w:rPr>
                <w:rFonts w:ascii="Cambria Math" w:hAnsi="Cambria Math" w:cs="Cambria Math"/>
              </w:rPr>
              <w:t xml:space="preserve"> </w:t>
            </w:r>
            <w:r>
              <w:t>with a two-handed weapon, deal one extra weapon die of damage.</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6C653F9" w14:textId="77777777" w:rsidR="00882086" w:rsidRDefault="00000000">
            <w:pPr>
              <w:spacing w:before="20" w:after="20"/>
              <w:rPr>
                <w:sz w:val="19"/>
                <w:szCs w:val="19"/>
              </w:rPr>
            </w:pPr>
            <w:r>
              <w:rPr>
                <w:sz w:val="19"/>
                <w:szCs w:val="19"/>
              </w:rPr>
              <w:t>Might</w:t>
            </w:r>
          </w:p>
        </w:tc>
      </w:tr>
      <w:tr w:rsidR="00882086" w14:paraId="6E14C876"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EC847D" w14:textId="77777777" w:rsidR="00882086" w:rsidRDefault="00000000">
            <w:pPr>
              <w:spacing w:before="20" w:after="20"/>
            </w:pPr>
            <w:r>
              <w:t>Devastating Graze</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A35EEA"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7D16FE"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E7DBE7" w14:textId="77777777" w:rsidR="00882086" w:rsidRDefault="00000000">
            <w:pPr>
              <w:spacing w:before="20" w:after="20"/>
            </w:pPr>
            <w:r>
              <w:t>If you Strike and it results in a Graze, you add your Might bonus to the damage.</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EBE749" w14:textId="77777777" w:rsidR="00882086" w:rsidRDefault="00000000">
            <w:pPr>
              <w:spacing w:before="20" w:after="20"/>
              <w:rPr>
                <w:sz w:val="19"/>
                <w:szCs w:val="19"/>
              </w:rPr>
            </w:pPr>
            <w:r>
              <w:rPr>
                <w:sz w:val="19"/>
                <w:szCs w:val="19"/>
              </w:rPr>
              <w:t>Might</w:t>
            </w:r>
          </w:p>
        </w:tc>
      </w:tr>
    </w:tbl>
    <w:p w14:paraId="2E5B5B1E" w14:textId="77777777" w:rsidR="00882086" w:rsidRDefault="00882086"/>
    <w:p w14:paraId="01C3584E" w14:textId="77777777" w:rsidR="00882086" w:rsidRDefault="00000000">
      <w:pPr>
        <w:pStyle w:val="Heading4"/>
      </w:pPr>
      <w:r>
        <w:t>Archery</w:t>
      </w:r>
    </w:p>
    <w:p w14:paraId="3E1F69F9"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81"/>
        <w:gridCol w:w="558"/>
        <w:gridCol w:w="923"/>
        <w:gridCol w:w="6219"/>
        <w:gridCol w:w="889"/>
      </w:tblGrid>
      <w:tr w:rsidR="00882086" w14:paraId="7BC302F9" w14:textId="77777777">
        <w:trPr>
          <w:cantSplit/>
          <w:tblHeader/>
        </w:trPr>
        <w:tc>
          <w:tcPr>
            <w:tcW w:w="14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63153CB" w14:textId="77777777" w:rsidR="00882086" w:rsidRDefault="00000000">
            <w:pPr>
              <w:spacing w:before="20" w:after="20"/>
            </w:pPr>
            <w:r>
              <w:rPr>
                <w:b/>
                <w:bCs/>
                <w:color w:val="FFFFFF"/>
                <w:sz w:val="19"/>
                <w:szCs w:val="19"/>
              </w:rPr>
              <w:t>Talent</w:t>
            </w:r>
          </w:p>
        </w:tc>
        <w:tc>
          <w:tcPr>
            <w:tcW w:w="55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D687786" w14:textId="77777777" w:rsidR="00882086" w:rsidRDefault="00000000">
            <w:pPr>
              <w:spacing w:before="20" w:after="20"/>
            </w:pPr>
            <w:r>
              <w:rPr>
                <w:b/>
                <w:bCs/>
                <w:color w:val="FFFFFF"/>
                <w:sz w:val="19"/>
                <w:szCs w:val="19"/>
              </w:rPr>
              <w:t>Tier</w:t>
            </w:r>
          </w:p>
        </w:tc>
        <w:tc>
          <w:tcPr>
            <w:tcW w:w="92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BBE3548" w14:textId="77777777" w:rsidR="00882086" w:rsidRDefault="00000000">
            <w:pPr>
              <w:spacing w:before="20" w:after="20"/>
              <w:rPr>
                <w:b/>
                <w:bCs/>
              </w:rPr>
            </w:pPr>
            <w:r>
              <w:rPr>
                <w:b/>
                <w:bCs/>
                <w:color w:val="FFFFFF" w:themeColor="background1"/>
              </w:rPr>
              <w:t>Requires</w:t>
            </w:r>
          </w:p>
        </w:tc>
        <w:tc>
          <w:tcPr>
            <w:tcW w:w="621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0EF0AE" w14:textId="77777777" w:rsidR="00882086" w:rsidRDefault="00000000">
            <w:pPr>
              <w:spacing w:before="20" w:after="20"/>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7344836" w14:textId="77777777" w:rsidR="00882086" w:rsidRDefault="00000000">
            <w:pPr>
              <w:spacing w:before="20" w:after="20"/>
              <w:rPr>
                <w:b/>
                <w:bCs/>
                <w:color w:val="FFFFFF"/>
                <w:sz w:val="19"/>
                <w:szCs w:val="19"/>
              </w:rPr>
            </w:pPr>
            <w:r>
              <w:rPr>
                <w:b/>
                <w:bCs/>
                <w:color w:val="FFFFFF"/>
                <w:sz w:val="19"/>
                <w:szCs w:val="19"/>
              </w:rPr>
              <w:t>Key Attribute</w:t>
            </w:r>
          </w:p>
        </w:tc>
      </w:tr>
      <w:tr w:rsidR="00882086" w14:paraId="124AACF2"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5615FA" w14:textId="77777777" w:rsidR="00882086" w:rsidRDefault="00000000">
            <w:pPr>
              <w:spacing w:before="20" w:after="20"/>
            </w:pPr>
            <w:r>
              <w:rPr>
                <w:b/>
                <w:bCs/>
                <w:sz w:val="19"/>
                <w:szCs w:val="19"/>
              </w:rPr>
              <w:lastRenderedPageBreak/>
              <w:t>Archery Training</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95D3B1" w14:textId="77777777" w:rsidR="00882086" w:rsidRDefault="00000000">
            <w:pPr>
              <w:spacing w:before="20" w:after="20"/>
              <w:jc w:val="cente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E6E5CC" w14:textId="77777777" w:rsidR="00882086" w:rsidRDefault="00000000">
            <w:pPr>
              <w:spacing w:before="20" w:after="20"/>
              <w:jc w:val="center"/>
            </w:pPr>
            <w:r>
              <w:rPr>
                <w:sz w:val="19"/>
                <w:szCs w:val="19"/>
              </w:rPr>
              <w:t>N/A</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0A9B4D" w14:textId="77777777" w:rsidR="00882086" w:rsidRDefault="00000000">
            <w:pPr>
              <w:spacing w:before="20" w:after="20"/>
            </w:pPr>
            <w:r>
              <w:t xml:space="preserve">You are Trained in this fighting style: its exploits are open to you, and checks its Talents call for use this Constellation's Proficiency. Attack rolls use your Ranged Proficiency, and every Talent here counts toward your Ranged rank. You gain the Draw a Bead </w:t>
            </w:r>
            <w:r>
              <w:rPr>
                <w:rFonts w:ascii="Segoe UI Symbol" w:hAnsi="Segoe UI Symbol" w:cs="Segoe UI Symbol"/>
              </w:rPr>
              <w:t>❶</w:t>
            </w:r>
            <w:r>
              <w:t xml:space="preserve"> action.</w:t>
            </w:r>
          </w:p>
          <w:p w14:paraId="68F4AACB" w14:textId="77777777" w:rsidR="00882086" w:rsidRDefault="00882086">
            <w:pPr>
              <w:spacing w:before="20" w:after="20"/>
              <w:rPr>
                <w:b/>
                <w:bCs/>
              </w:rPr>
            </w:pPr>
          </w:p>
          <w:p w14:paraId="0D491513" w14:textId="77777777" w:rsidR="00882086" w:rsidRDefault="00000000">
            <w:pPr>
              <w:spacing w:before="20" w:after="20"/>
              <w:rPr>
                <w:b/>
                <w:bCs/>
              </w:rPr>
            </w:pPr>
            <w:r>
              <w:rPr>
                <w:b/>
                <w:bCs/>
              </w:rPr>
              <w:t xml:space="preserve">Draw a Bead </w:t>
            </w:r>
            <w:r>
              <w:rPr>
                <w:rFonts w:ascii="Segoe UI Symbol" w:hAnsi="Segoe UI Symbol" w:cs="Segoe UI Symbol"/>
              </w:rPr>
              <w:t>❶</w:t>
            </w:r>
            <w:r>
              <w:rPr>
                <w:b/>
                <w:bCs/>
              </w:rPr>
              <w:t xml:space="preserve"> </w:t>
            </w:r>
            <w:r>
              <w:rPr>
                <w:b/>
                <w:bCs/>
                <w:highlight w:val="green"/>
              </w:rPr>
              <w:t>Concentrate</w:t>
            </w:r>
          </w:p>
          <w:p w14:paraId="47BA3FE3" w14:textId="77777777" w:rsidR="00882086" w:rsidRDefault="00000000">
            <w:pPr>
              <w:spacing w:before="20" w:after="20"/>
            </w:pPr>
            <w:r>
              <w:t>Choose one creature you can Observe and can reach with your bow.</w:t>
            </w:r>
          </w:p>
          <w:p w14:paraId="4F31B3F7" w14:textId="77777777" w:rsidR="00882086" w:rsidRDefault="00000000">
            <w:pPr>
              <w:spacing w:before="20" w:after="20"/>
            </w:pPr>
            <w:r>
              <w:t>Until the end of your next Opportunity:</w:t>
            </w:r>
          </w:p>
          <w:p w14:paraId="40D1F607" w14:textId="77777777" w:rsidR="00882086" w:rsidRDefault="00000000">
            <w:pPr>
              <w:numPr>
                <w:ilvl w:val="0"/>
                <w:numId w:val="16"/>
              </w:numPr>
              <w:spacing w:before="20" w:after="20"/>
            </w:pPr>
            <w:r>
              <w:t>your next bow Strike against that creature gains a +1 Situation bonus to the attack;</w:t>
            </w:r>
          </w:p>
          <w:p w14:paraId="51D84894" w14:textId="77777777" w:rsidR="00882086" w:rsidRDefault="00000000">
            <w:pPr>
              <w:numPr>
                <w:ilvl w:val="0"/>
                <w:numId w:val="16"/>
              </w:numPr>
              <w:spacing w:before="20" w:after="20"/>
            </w:pPr>
            <w:r>
              <w:t>ignore the weapon's Unwieldy penalty for that Strike;</w:t>
            </w:r>
          </w:p>
          <w:p w14:paraId="71652E07" w14:textId="77777777" w:rsidR="00882086" w:rsidRDefault="00000000">
            <w:pPr>
              <w:numPr>
                <w:ilvl w:val="0"/>
                <w:numId w:val="16"/>
              </w:numPr>
              <w:spacing w:before="20" w:after="20"/>
            </w:pPr>
            <w:r>
              <w:t>if that Strike Grazes, you choose the Zone it lands on instead of the defender.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1A3C1B2" w14:textId="77777777" w:rsidR="00882086" w:rsidRDefault="00000000">
            <w:pPr>
              <w:spacing w:before="20" w:after="20"/>
              <w:rPr>
                <w:sz w:val="19"/>
                <w:szCs w:val="19"/>
              </w:rPr>
            </w:pPr>
            <w:r>
              <w:rPr>
                <w:sz w:val="19"/>
                <w:szCs w:val="19"/>
              </w:rPr>
              <w:t>Agility</w:t>
            </w:r>
          </w:p>
        </w:tc>
      </w:tr>
      <w:tr w:rsidR="00882086" w14:paraId="6C34432C"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D98D3D" w14:textId="77777777" w:rsidR="00882086" w:rsidRDefault="00000000">
            <w:pPr>
              <w:spacing w:before="20" w:after="20"/>
              <w:rPr>
                <w:b/>
                <w:bCs/>
                <w:sz w:val="19"/>
                <w:szCs w:val="19"/>
              </w:rPr>
            </w:pPr>
            <w:r>
              <w:rPr>
                <w:b/>
                <w:bCs/>
                <w:sz w:val="19"/>
                <w:szCs w:val="19"/>
              </w:rPr>
              <w:t>Clear the Line</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0C4863" w14:textId="77777777" w:rsidR="00882086" w:rsidRDefault="00000000">
            <w:pPr>
              <w:spacing w:before="20" w:after="20"/>
              <w:jc w:val="center"/>
              <w:rPr>
                <w:b/>
                <w:bCs/>
                <w:color w:val="4A7C59"/>
                <w:sz w:val="19"/>
                <w:szCs w:val="19"/>
              </w:rP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41AEAA" w14:textId="77777777" w:rsidR="00882086" w:rsidRDefault="00000000">
            <w:pPr>
              <w:spacing w:before="20" w:after="20"/>
              <w:jc w:val="center"/>
              <w:rPr>
                <w:sz w:val="19"/>
                <w:szCs w:val="19"/>
              </w:rPr>
            </w:pPr>
            <w:r>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D6B283" w14:textId="77777777" w:rsidR="00882086" w:rsidRDefault="00000000">
            <w:pPr>
              <w:spacing w:before="20" w:after="20"/>
            </w:pPr>
            <w:r>
              <w:t>Your ranged attacks treat Lesser Cover as no Cover.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18AFDB8" w14:textId="77777777" w:rsidR="00882086" w:rsidRDefault="00000000">
            <w:pPr>
              <w:spacing w:before="20" w:after="20"/>
              <w:rPr>
                <w:sz w:val="19"/>
                <w:szCs w:val="19"/>
              </w:rPr>
            </w:pPr>
            <w:r>
              <w:rPr>
                <w:sz w:val="19"/>
                <w:szCs w:val="19"/>
              </w:rPr>
              <w:t>Wits</w:t>
            </w:r>
          </w:p>
        </w:tc>
      </w:tr>
      <w:tr w:rsidR="00882086" w14:paraId="0016E76E"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01EC31" w14:textId="77777777" w:rsidR="00882086" w:rsidRDefault="00000000">
            <w:pPr>
              <w:spacing w:before="20" w:after="20"/>
              <w:rPr>
                <w:b/>
                <w:bCs/>
                <w:sz w:val="19"/>
                <w:szCs w:val="19"/>
              </w:rPr>
            </w:pPr>
            <w:r>
              <w:rPr>
                <w:b/>
                <w:bCs/>
                <w:sz w:val="19"/>
                <w:szCs w:val="19"/>
              </w:rPr>
              <w:t>Close Shot</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CEDB5B" w14:textId="77777777" w:rsidR="00882086" w:rsidRDefault="00000000">
            <w:pPr>
              <w:spacing w:before="20" w:after="20"/>
              <w:jc w:val="center"/>
              <w:rPr>
                <w:b/>
                <w:bCs/>
                <w:color w:val="4A7C59"/>
                <w:sz w:val="19"/>
                <w:szCs w:val="19"/>
              </w:rP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C21DCD" w14:textId="77777777" w:rsidR="00882086" w:rsidRDefault="00000000">
            <w:pPr>
              <w:spacing w:before="20" w:after="20"/>
              <w:jc w:val="center"/>
              <w:rPr>
                <w:sz w:val="19"/>
                <w:szCs w:val="19"/>
              </w:rPr>
            </w:pPr>
            <w:r>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E4952" w14:textId="77777777" w:rsidR="00882086" w:rsidRDefault="00000000">
            <w:pPr>
              <w:spacing w:before="20" w:after="20"/>
            </w:pPr>
            <w:r>
              <w:t>Reduce the minimum distance of Unwieldy by 5 feet. If that would reduce it to 0, the weapon no longer has Unwieldy for you.</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4F8E67" w14:textId="77777777" w:rsidR="00882086" w:rsidRDefault="00000000">
            <w:pPr>
              <w:spacing w:before="20" w:after="20"/>
              <w:rPr>
                <w:sz w:val="19"/>
                <w:szCs w:val="19"/>
              </w:rPr>
            </w:pPr>
            <w:r>
              <w:rPr>
                <w:sz w:val="19"/>
                <w:szCs w:val="19"/>
              </w:rPr>
              <w:t>Agility</w:t>
            </w:r>
          </w:p>
        </w:tc>
      </w:tr>
    </w:tbl>
    <w:p w14:paraId="09B90A8E" w14:textId="77777777" w:rsidR="00882086" w:rsidRDefault="00882086"/>
    <w:p w14:paraId="1AD6A7C8" w14:textId="77777777" w:rsidR="00882086" w:rsidRDefault="00000000">
      <w:pPr>
        <w:pStyle w:val="Heading4"/>
      </w:pPr>
      <w:r>
        <w:t>Crossbow Fighting</w:t>
      </w:r>
    </w:p>
    <w:p w14:paraId="37EF5BA6" w14:textId="77777777" w:rsidR="00882086" w:rsidRDefault="00000000">
      <w:pPr>
        <w:keepNext/>
        <w:spacing w:after="60"/>
      </w:pPr>
      <w:r>
        <w:rPr>
          <w:i/>
          <w:iCs/>
          <w:color w:val="0E5F6B"/>
          <w:sz w:val="20"/>
          <w:szCs w:val="20"/>
        </w:rPr>
        <w:t>Combat Style • Wits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683"/>
        <w:gridCol w:w="469"/>
        <w:gridCol w:w="1530"/>
        <w:gridCol w:w="5499"/>
        <w:gridCol w:w="889"/>
      </w:tblGrid>
      <w:tr w:rsidR="00882086" w14:paraId="1B30D326" w14:textId="77777777">
        <w:trPr>
          <w:cantSplit/>
          <w:tblHeader/>
        </w:trPr>
        <w:tc>
          <w:tcPr>
            <w:tcW w:w="168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49BB536" w14:textId="77777777" w:rsidR="00882086" w:rsidRDefault="00000000">
            <w:pPr>
              <w:spacing w:before="20" w:after="20"/>
              <w:rPr>
                <w:sz w:val="19"/>
                <w:szCs w:val="19"/>
              </w:rPr>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483C484" w14:textId="77777777" w:rsidR="00882086" w:rsidRDefault="00000000">
            <w:pPr>
              <w:spacing w:before="20" w:after="20"/>
              <w:rPr>
                <w:sz w:val="19"/>
                <w:szCs w:val="19"/>
              </w:rPr>
            </w:pPr>
            <w:r>
              <w:rPr>
                <w:b/>
                <w:bCs/>
                <w:color w:val="FFFFFF"/>
                <w:sz w:val="19"/>
                <w:szCs w:val="19"/>
              </w:rPr>
              <w:t>Tier</w:t>
            </w:r>
          </w:p>
        </w:tc>
        <w:tc>
          <w:tcPr>
            <w:tcW w:w="15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E16C503" w14:textId="77777777" w:rsidR="00882086" w:rsidRDefault="00000000">
            <w:pPr>
              <w:spacing w:before="20" w:after="20"/>
              <w:rPr>
                <w:b/>
                <w:bCs/>
                <w:sz w:val="19"/>
                <w:szCs w:val="19"/>
              </w:rPr>
            </w:pPr>
            <w:r>
              <w:rPr>
                <w:b/>
                <w:bCs/>
                <w:color w:val="FFFFFF" w:themeColor="background1"/>
                <w:sz w:val="19"/>
                <w:szCs w:val="19"/>
              </w:rPr>
              <w:t>Requires</w:t>
            </w:r>
          </w:p>
        </w:tc>
        <w:tc>
          <w:tcPr>
            <w:tcW w:w="54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90BB62" w14:textId="77777777" w:rsidR="00882086" w:rsidRDefault="00000000">
            <w:pPr>
              <w:spacing w:before="20" w:after="20"/>
              <w:rPr>
                <w:sz w:val="19"/>
                <w:szCs w:val="19"/>
              </w:rPr>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D71A0C0" w14:textId="77777777" w:rsidR="00882086" w:rsidRDefault="00000000">
            <w:pPr>
              <w:spacing w:before="20" w:after="20"/>
              <w:rPr>
                <w:b/>
                <w:bCs/>
                <w:color w:val="FFFFFF"/>
                <w:sz w:val="19"/>
                <w:szCs w:val="19"/>
              </w:rPr>
            </w:pPr>
            <w:r>
              <w:rPr>
                <w:b/>
                <w:bCs/>
                <w:color w:val="FFFFFF"/>
                <w:sz w:val="19"/>
                <w:szCs w:val="19"/>
              </w:rPr>
              <w:t>Key Attribute</w:t>
            </w:r>
          </w:p>
        </w:tc>
      </w:tr>
      <w:tr w:rsidR="00882086" w14:paraId="356DA045"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2113C6" w14:textId="77777777" w:rsidR="00882086" w:rsidRDefault="00000000">
            <w:pPr>
              <w:spacing w:before="20" w:after="20"/>
              <w:rPr>
                <w:sz w:val="19"/>
                <w:szCs w:val="19"/>
              </w:rPr>
            </w:pPr>
            <w:r>
              <w:rPr>
                <w:b/>
                <w:bCs/>
                <w:sz w:val="19"/>
                <w:szCs w:val="19"/>
              </w:rPr>
              <w:t>Crossbow Fighting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006AE4" w14:textId="77777777" w:rsidR="00882086" w:rsidRDefault="00000000">
            <w:pPr>
              <w:spacing w:before="20" w:after="20"/>
              <w:jc w:val="center"/>
              <w:rPr>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11B679" w14:textId="77777777" w:rsidR="00882086" w:rsidRDefault="00000000">
            <w:pPr>
              <w:spacing w:before="20" w:after="20"/>
              <w:jc w:val="center"/>
              <w:rPr>
                <w:sz w:val="19"/>
                <w:szCs w:val="19"/>
              </w:rPr>
            </w:pPr>
            <w:r>
              <w:rPr>
                <w:sz w:val="19"/>
                <w:szCs w:val="19"/>
              </w:rPr>
              <w:t>N/A</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920D5C"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Brace the Stock </w:t>
            </w:r>
            <w:r>
              <w:rPr>
                <w:rFonts w:ascii="Segoe UI Symbol" w:hAnsi="Segoe UI Symbol" w:cs="Segoe UI Symbol"/>
                <w:sz w:val="19"/>
                <w:szCs w:val="19"/>
              </w:rPr>
              <w:t>❶</w:t>
            </w:r>
            <w:r>
              <w:rPr>
                <w:sz w:val="19"/>
                <w:szCs w:val="19"/>
              </w:rPr>
              <w:t xml:space="preserve"> action.</w:t>
            </w:r>
          </w:p>
          <w:p w14:paraId="36174E40" w14:textId="77777777" w:rsidR="00882086" w:rsidRDefault="00882086">
            <w:pPr>
              <w:spacing w:before="20" w:after="20"/>
              <w:rPr>
                <w:b/>
                <w:bCs/>
                <w:sz w:val="19"/>
                <w:szCs w:val="19"/>
              </w:rPr>
            </w:pPr>
          </w:p>
          <w:p w14:paraId="3721C032" w14:textId="77777777" w:rsidR="00882086" w:rsidRDefault="00000000">
            <w:pPr>
              <w:spacing w:before="20" w:after="20"/>
              <w:rPr>
                <w:b/>
                <w:bCs/>
                <w:sz w:val="19"/>
                <w:szCs w:val="19"/>
              </w:rPr>
            </w:pPr>
            <w:r>
              <w:rPr>
                <w:b/>
                <w:bCs/>
                <w:sz w:val="19"/>
                <w:szCs w:val="19"/>
              </w:rPr>
              <w:t xml:space="preserve">Brace the Stock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4D71AED" w14:textId="77777777" w:rsidR="00882086" w:rsidRDefault="00000000">
            <w:pPr>
              <w:spacing w:before="20" w:after="20"/>
              <w:rPr>
                <w:sz w:val="19"/>
                <w:szCs w:val="19"/>
              </w:rPr>
            </w:pPr>
            <w:r>
              <w:rPr>
                <w:sz w:val="19"/>
                <w:szCs w:val="19"/>
              </w:rPr>
              <w:t>You settle into a firing position.</w:t>
            </w:r>
          </w:p>
          <w:p w14:paraId="6B30CAFD" w14:textId="77777777" w:rsidR="00882086" w:rsidRDefault="00000000">
            <w:pPr>
              <w:spacing w:before="20" w:after="20"/>
              <w:rPr>
                <w:sz w:val="19"/>
                <w:szCs w:val="19"/>
              </w:rPr>
            </w:pPr>
            <w:r>
              <w:rPr>
                <w:sz w:val="19"/>
                <w:szCs w:val="19"/>
              </w:rPr>
              <w:t>Until you Move:</w:t>
            </w:r>
          </w:p>
          <w:p w14:paraId="49E84465" w14:textId="77777777" w:rsidR="00882086" w:rsidRDefault="00000000">
            <w:pPr>
              <w:numPr>
                <w:ilvl w:val="0"/>
                <w:numId w:val="17"/>
              </w:numPr>
              <w:spacing w:before="20" w:after="20"/>
              <w:rPr>
                <w:sz w:val="19"/>
                <w:szCs w:val="19"/>
              </w:rPr>
            </w:pPr>
            <w:r>
              <w:rPr>
                <w:sz w:val="19"/>
                <w:szCs w:val="19"/>
              </w:rPr>
              <w:t>gain a +1 Situation bonus to all crossbow Strikes;</w:t>
            </w:r>
          </w:p>
          <w:p w14:paraId="6E94B386" w14:textId="77777777" w:rsidR="00882086" w:rsidRDefault="00000000">
            <w:pPr>
              <w:numPr>
                <w:ilvl w:val="0"/>
                <w:numId w:val="17"/>
              </w:numPr>
              <w:spacing w:before="20" w:after="20"/>
              <w:rPr>
                <w:sz w:val="19"/>
                <w:szCs w:val="19"/>
              </w:rPr>
            </w:pPr>
            <w:r>
              <w:rPr>
                <w:sz w:val="19"/>
                <w:szCs w:val="19"/>
              </w:rPr>
              <w:t>increase any Armor-Piercing [N] value of those attack by 1;</w:t>
            </w:r>
          </w:p>
          <w:p w14:paraId="59B81DE7" w14:textId="77777777" w:rsidR="00882086" w:rsidRDefault="00000000">
            <w:pPr>
              <w:numPr>
                <w:ilvl w:val="0"/>
                <w:numId w:val="17"/>
              </w:numPr>
              <w:spacing w:before="20" w:after="20"/>
              <w:rPr>
                <w:sz w:val="19"/>
                <w:szCs w:val="19"/>
              </w:rPr>
            </w:pPr>
            <w:r>
              <w:rPr>
                <w:sz w:val="19"/>
                <w:szCs w:val="19"/>
              </w:rPr>
              <w:t>if the attack Grazes, you choose the Zone it lands on.</w:t>
            </w:r>
          </w:p>
          <w:p w14:paraId="07601B6F" w14:textId="77777777" w:rsidR="00882086" w:rsidRDefault="00000000">
            <w:pPr>
              <w:spacing w:before="20" w:after="20"/>
              <w:rPr>
                <w:sz w:val="19"/>
                <w:szCs w:val="19"/>
              </w:rPr>
            </w:pPr>
            <w:r>
              <w:rPr>
                <w:sz w:val="19"/>
                <w:szCs w:val="19"/>
              </w:rPr>
              <w:t xml:space="preserve">The effect ends after you make a </w:t>
            </w:r>
            <w:r>
              <w:rPr>
                <w:b/>
                <w:bCs/>
                <w:sz w:val="19"/>
                <w:szCs w:val="19"/>
                <w:highlight w:val="green"/>
              </w:rPr>
              <w:t>Move</w:t>
            </w:r>
            <w:r>
              <w:rPr>
                <w:sz w:val="19"/>
                <w:szCs w:val="19"/>
              </w:rPr>
              <w:t>.</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D09361D" w14:textId="77777777" w:rsidR="00882086" w:rsidRDefault="00000000">
            <w:pPr>
              <w:spacing w:before="20" w:after="20"/>
              <w:rPr>
                <w:sz w:val="19"/>
                <w:szCs w:val="19"/>
              </w:rPr>
            </w:pPr>
            <w:r>
              <w:rPr>
                <w:sz w:val="19"/>
                <w:szCs w:val="19"/>
              </w:rPr>
              <w:t>Wits</w:t>
            </w:r>
          </w:p>
        </w:tc>
      </w:tr>
      <w:tr w:rsidR="00882086" w14:paraId="34B07E76"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AA5793" w14:textId="77777777" w:rsidR="00882086" w:rsidRDefault="00000000">
            <w:pPr>
              <w:spacing w:before="20" w:after="20"/>
              <w:rPr>
                <w:b/>
                <w:bCs/>
                <w:sz w:val="19"/>
                <w:szCs w:val="19"/>
              </w:rPr>
            </w:pPr>
            <w:r>
              <w:rPr>
                <w:b/>
                <w:bCs/>
                <w:sz w:val="19"/>
                <w:szCs w:val="19"/>
              </w:rPr>
              <w:t>Practiced Loader</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EE7A72"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DC2B4D"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75F22E" w14:textId="77777777" w:rsidR="00882086" w:rsidRDefault="00000000">
            <w:pPr>
              <w:spacing w:before="20" w:after="20"/>
              <w:rPr>
                <w:sz w:val="19"/>
                <w:szCs w:val="19"/>
              </w:rPr>
            </w:pPr>
            <w:r>
              <w:rPr>
                <w:sz w:val="19"/>
                <w:szCs w:val="19"/>
              </w:rPr>
              <w:t>Once per round, reduce the Reload value of a crossbow by 1, to a minimum of 1.</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9D893F1" w14:textId="77777777" w:rsidR="00882086" w:rsidRDefault="00000000">
            <w:pPr>
              <w:spacing w:before="20" w:after="20"/>
              <w:rPr>
                <w:sz w:val="19"/>
                <w:szCs w:val="19"/>
              </w:rPr>
            </w:pPr>
            <w:r>
              <w:rPr>
                <w:sz w:val="19"/>
                <w:szCs w:val="19"/>
              </w:rPr>
              <w:t>Agility</w:t>
            </w:r>
          </w:p>
        </w:tc>
      </w:tr>
      <w:tr w:rsidR="00882086" w14:paraId="21AF1253"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F03CA5" w14:textId="77777777" w:rsidR="00882086" w:rsidRDefault="00000000">
            <w:pPr>
              <w:spacing w:before="20" w:after="20"/>
              <w:rPr>
                <w:b/>
                <w:bCs/>
                <w:sz w:val="19"/>
                <w:szCs w:val="19"/>
              </w:rPr>
            </w:pPr>
            <w:r>
              <w:rPr>
                <w:b/>
                <w:bCs/>
                <w:sz w:val="19"/>
                <w:szCs w:val="19"/>
              </w:rPr>
              <w:t>Crank and Move</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538698"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5F4A6A"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B68C25" w14:textId="77777777" w:rsidR="00882086" w:rsidRDefault="00000000">
            <w:pPr>
              <w:spacing w:before="20" w:after="20"/>
              <w:rPr>
                <w:sz w:val="19"/>
                <w:szCs w:val="19"/>
              </w:rPr>
            </w:pPr>
            <w:r>
              <w:rPr>
                <w:sz w:val="19"/>
                <w:szCs w:val="19"/>
              </w:rPr>
              <w:t>When you spend an action Reloading, you may Step as part of that action.</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F2B0D6E" w14:textId="77777777" w:rsidR="00882086" w:rsidRDefault="00000000">
            <w:pPr>
              <w:spacing w:before="20" w:after="20"/>
              <w:rPr>
                <w:sz w:val="19"/>
                <w:szCs w:val="19"/>
              </w:rPr>
            </w:pPr>
            <w:r>
              <w:rPr>
                <w:sz w:val="19"/>
                <w:szCs w:val="19"/>
              </w:rPr>
              <w:t>Wits</w:t>
            </w:r>
          </w:p>
        </w:tc>
      </w:tr>
      <w:tr w:rsidR="00882086" w14:paraId="57425186"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5EBA11" w14:textId="77777777" w:rsidR="00882086" w:rsidRDefault="00000000">
            <w:pPr>
              <w:spacing w:before="20" w:after="20"/>
              <w:rPr>
                <w:b/>
                <w:bCs/>
                <w:sz w:val="19"/>
                <w:szCs w:val="19"/>
              </w:rPr>
            </w:pPr>
            <w:r>
              <w:rPr>
                <w:b/>
                <w:bCs/>
                <w:sz w:val="19"/>
                <w:szCs w:val="19"/>
              </w:rPr>
              <w:t>Find the Seam</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14F5B1"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226723"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DB6967" w14:textId="77777777" w:rsidR="00882086" w:rsidRDefault="00000000">
            <w:pPr>
              <w:spacing w:before="20" w:after="20"/>
              <w:rPr>
                <w:sz w:val="19"/>
                <w:szCs w:val="19"/>
              </w:rPr>
            </w:pPr>
            <w:r>
              <w:rPr>
                <w:sz w:val="19"/>
                <w:szCs w:val="19"/>
              </w:rPr>
              <w:t>Your Crossbow Strikes do an additional 2 damage against Exposed Zones.</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2677D66" w14:textId="77777777" w:rsidR="00882086" w:rsidRDefault="00000000">
            <w:pPr>
              <w:spacing w:before="20" w:after="20"/>
              <w:rPr>
                <w:sz w:val="19"/>
                <w:szCs w:val="19"/>
              </w:rPr>
            </w:pPr>
            <w:r>
              <w:rPr>
                <w:sz w:val="19"/>
                <w:szCs w:val="19"/>
              </w:rPr>
              <w:t>Wits</w:t>
            </w:r>
          </w:p>
        </w:tc>
      </w:tr>
      <w:tr w:rsidR="00882086" w14:paraId="57B34F91"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3E669D" w14:textId="77777777" w:rsidR="00882086" w:rsidRDefault="00000000">
            <w:pPr>
              <w:spacing w:before="20" w:after="20"/>
              <w:rPr>
                <w:b/>
                <w:bCs/>
                <w:sz w:val="19"/>
                <w:szCs w:val="19"/>
              </w:rPr>
            </w:pPr>
            <w:r>
              <w:rPr>
                <w:b/>
                <w:bCs/>
                <w:sz w:val="19"/>
                <w:szCs w:val="19"/>
              </w:rPr>
              <w:t>Snap Shot</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F352DA"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BE496B"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1347A5" w14:textId="77777777" w:rsidR="00882086" w:rsidRDefault="00000000">
            <w:pPr>
              <w:spacing w:before="20" w:after="20"/>
              <w:rPr>
                <w:sz w:val="19"/>
                <w:szCs w:val="19"/>
              </w:rPr>
            </w:pPr>
            <w:r>
              <w:rPr>
                <w:sz w:val="19"/>
                <w:szCs w:val="19"/>
              </w:rPr>
              <w:t>You may Intercept ❶↺ with a loaded crossbow that has the Close trait, if you have the Intercept Reaction.</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B03A23" w14:textId="77777777" w:rsidR="00882086" w:rsidRDefault="00000000">
            <w:pPr>
              <w:spacing w:before="20" w:after="20"/>
              <w:rPr>
                <w:sz w:val="19"/>
                <w:szCs w:val="19"/>
              </w:rPr>
            </w:pPr>
            <w:r>
              <w:rPr>
                <w:sz w:val="19"/>
                <w:szCs w:val="19"/>
              </w:rPr>
              <w:t>Wits</w:t>
            </w:r>
          </w:p>
        </w:tc>
      </w:tr>
      <w:tr w:rsidR="00882086" w14:paraId="14B65C6B"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005B60" w14:textId="77777777" w:rsidR="00882086" w:rsidRDefault="00000000">
            <w:pPr>
              <w:spacing w:before="20" w:after="20"/>
              <w:rPr>
                <w:b/>
                <w:bCs/>
                <w:sz w:val="19"/>
                <w:szCs w:val="19"/>
              </w:rPr>
            </w:pPr>
            <w:r>
              <w:rPr>
                <w:b/>
                <w:bCs/>
                <w:sz w:val="19"/>
                <w:szCs w:val="19"/>
              </w:rPr>
              <w:t xml:space="preserve">Covered Reload </w:t>
            </w:r>
            <w:r>
              <w:rPr>
                <w:rFonts w:ascii="Segoe UI Symbol" w:hAnsi="Segoe UI Symbol" w:cs="Segoe UI Symbol"/>
              </w:rPr>
              <w:t>❶</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BE225A"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38C48B"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D8C6EA" w14:textId="77777777" w:rsidR="00882086" w:rsidRDefault="00000000">
            <w:pPr>
              <w:spacing w:before="20" w:after="20"/>
              <w:rPr>
                <w:sz w:val="19"/>
                <w:szCs w:val="19"/>
              </w:rPr>
            </w:pPr>
            <w:r>
              <w:rPr>
                <w:sz w:val="19"/>
                <w:szCs w:val="19"/>
              </w:rPr>
              <w:t>Take Cover, then Interact to reload. As normal, you must meet the requirements to Take Cover.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153BE3F" w14:textId="77777777" w:rsidR="00882086" w:rsidRDefault="00000000">
            <w:pPr>
              <w:spacing w:before="20" w:after="20"/>
              <w:rPr>
                <w:sz w:val="19"/>
                <w:szCs w:val="19"/>
              </w:rPr>
            </w:pPr>
            <w:r>
              <w:rPr>
                <w:sz w:val="19"/>
                <w:szCs w:val="19"/>
              </w:rPr>
              <w:t>Wits</w:t>
            </w:r>
          </w:p>
        </w:tc>
      </w:tr>
    </w:tbl>
    <w:p w14:paraId="33044412" w14:textId="77777777" w:rsidR="00882086" w:rsidRDefault="00882086"/>
    <w:p w14:paraId="45B44027" w14:textId="77777777" w:rsidR="00882086" w:rsidRDefault="00000000">
      <w:pPr>
        <w:pStyle w:val="Heading4"/>
      </w:pPr>
      <w:r>
        <w:t>Missile Skirmishing</w:t>
      </w:r>
    </w:p>
    <w:p w14:paraId="2F0DFB4D" w14:textId="77777777" w:rsidR="00882086" w:rsidRDefault="00000000">
      <w:pPr>
        <w:keepNext/>
        <w:spacing w:after="60"/>
      </w:pPr>
      <w:r>
        <w:rPr>
          <w:i/>
          <w:iCs/>
          <w:color w:val="0E5F6B"/>
          <w:sz w:val="20"/>
          <w:szCs w:val="20"/>
        </w:rPr>
        <w:lastRenderedPageBreak/>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70"/>
        <w:gridCol w:w="556"/>
        <w:gridCol w:w="1749"/>
        <w:gridCol w:w="5409"/>
        <w:gridCol w:w="886"/>
      </w:tblGrid>
      <w:tr w:rsidR="00882086" w14:paraId="09E85D99" w14:textId="77777777">
        <w:trPr>
          <w:cantSplit/>
          <w:tblHeader/>
        </w:trPr>
        <w:tc>
          <w:tcPr>
            <w:tcW w:w="14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66E785D" w14:textId="77777777" w:rsidR="00882086" w:rsidRDefault="00000000">
            <w:pPr>
              <w:spacing w:before="20" w:after="20"/>
              <w:rPr>
                <w:sz w:val="19"/>
                <w:szCs w:val="19"/>
              </w:rPr>
            </w:pPr>
            <w:r>
              <w:rPr>
                <w:b/>
                <w:bCs/>
                <w:color w:val="FFFFFF"/>
                <w:sz w:val="19"/>
                <w:szCs w:val="19"/>
              </w:rPr>
              <w:t>Talent</w:t>
            </w:r>
          </w:p>
        </w:tc>
        <w:tc>
          <w:tcPr>
            <w:tcW w:w="5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70C54E4" w14:textId="77777777" w:rsidR="00882086" w:rsidRDefault="00000000">
            <w:pPr>
              <w:spacing w:before="20" w:after="20"/>
              <w:rPr>
                <w:sz w:val="19"/>
                <w:szCs w:val="19"/>
              </w:rPr>
            </w:pPr>
            <w:r>
              <w:rPr>
                <w:b/>
                <w:bCs/>
                <w:color w:val="FFFFFF"/>
                <w:sz w:val="19"/>
                <w:szCs w:val="19"/>
              </w:rPr>
              <w:t>Tier</w:t>
            </w:r>
          </w:p>
        </w:tc>
        <w:tc>
          <w:tcPr>
            <w:tcW w:w="17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F215EC8" w14:textId="77777777" w:rsidR="00882086" w:rsidRDefault="00000000">
            <w:pPr>
              <w:spacing w:before="20" w:after="20"/>
              <w:rPr>
                <w:b/>
                <w:bCs/>
                <w:sz w:val="19"/>
                <w:szCs w:val="19"/>
              </w:rPr>
            </w:pPr>
            <w:r>
              <w:rPr>
                <w:b/>
                <w:bCs/>
                <w:color w:val="FFFFFF" w:themeColor="background1"/>
                <w:sz w:val="19"/>
                <w:szCs w:val="19"/>
              </w:rPr>
              <w:t>Requires</w:t>
            </w:r>
          </w:p>
        </w:tc>
        <w:tc>
          <w:tcPr>
            <w:tcW w:w="54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3E0216" w14:textId="77777777" w:rsidR="00882086" w:rsidRDefault="00000000">
            <w:pPr>
              <w:spacing w:before="20" w:after="20"/>
              <w:rPr>
                <w:sz w:val="19"/>
                <w:szCs w:val="19"/>
              </w:rPr>
            </w:pPr>
            <w:r>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BE2E141" w14:textId="77777777" w:rsidR="00882086" w:rsidRDefault="00000000">
            <w:pPr>
              <w:spacing w:before="20" w:after="20"/>
              <w:rPr>
                <w:b/>
                <w:bCs/>
                <w:color w:val="FFFFFF"/>
                <w:sz w:val="19"/>
                <w:szCs w:val="19"/>
              </w:rPr>
            </w:pPr>
            <w:r>
              <w:rPr>
                <w:b/>
                <w:bCs/>
                <w:color w:val="FFFFFF"/>
                <w:sz w:val="19"/>
                <w:szCs w:val="19"/>
              </w:rPr>
              <w:t>Key Attribute</w:t>
            </w:r>
          </w:p>
        </w:tc>
      </w:tr>
      <w:tr w:rsidR="00882086" w14:paraId="63967C43"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5B6809" w14:textId="77777777" w:rsidR="00882086" w:rsidRDefault="00000000">
            <w:pPr>
              <w:spacing w:before="20" w:after="20"/>
              <w:rPr>
                <w:sz w:val="19"/>
                <w:szCs w:val="19"/>
              </w:rPr>
            </w:pPr>
            <w:r>
              <w:rPr>
                <w:b/>
                <w:bCs/>
                <w:sz w:val="19"/>
                <w:szCs w:val="19"/>
              </w:rPr>
              <w:t>Missile Skirmishing Training</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B2F69C" w14:textId="77777777" w:rsidR="00882086" w:rsidRDefault="00000000">
            <w:pPr>
              <w:spacing w:before="20" w:after="20"/>
              <w:jc w:val="center"/>
              <w:rPr>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ABBA9B" w14:textId="77777777" w:rsidR="00882086" w:rsidRDefault="00000000">
            <w:pPr>
              <w:spacing w:before="20" w:after="20"/>
              <w:jc w:val="center"/>
              <w:rPr>
                <w:sz w:val="19"/>
                <w:szCs w:val="19"/>
              </w:rPr>
            </w:pPr>
            <w:r>
              <w:rPr>
                <w:sz w:val="19"/>
                <w:szCs w:val="19"/>
              </w:rPr>
              <w:t>N/A</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229093"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Keep Moving </w:t>
            </w:r>
            <w:r>
              <w:rPr>
                <w:rFonts w:ascii="Segoe UI Symbol" w:hAnsi="Segoe UI Symbol" w:cs="Segoe UI Symbol"/>
                <w:sz w:val="19"/>
                <w:szCs w:val="19"/>
              </w:rPr>
              <w:t>❶</w:t>
            </w:r>
            <w:r>
              <w:rPr>
                <w:b/>
                <w:bCs/>
                <w:sz w:val="19"/>
                <w:szCs w:val="19"/>
              </w:rPr>
              <w:t xml:space="preserve"> </w:t>
            </w:r>
            <w:r>
              <w:rPr>
                <w:sz w:val="19"/>
                <w:szCs w:val="19"/>
              </w:rPr>
              <w:t>action.</w:t>
            </w:r>
          </w:p>
          <w:p w14:paraId="0310F6BA" w14:textId="77777777" w:rsidR="00882086" w:rsidRDefault="00882086">
            <w:pPr>
              <w:spacing w:before="20" w:after="20"/>
              <w:rPr>
                <w:b/>
                <w:bCs/>
                <w:sz w:val="19"/>
                <w:szCs w:val="19"/>
              </w:rPr>
            </w:pPr>
          </w:p>
          <w:p w14:paraId="3CD5EE34" w14:textId="77777777" w:rsidR="00882086" w:rsidRDefault="00000000">
            <w:pPr>
              <w:spacing w:before="20" w:after="20"/>
              <w:rPr>
                <w:b/>
                <w:bCs/>
                <w:sz w:val="19"/>
                <w:szCs w:val="19"/>
              </w:rPr>
            </w:pPr>
            <w:r>
              <w:rPr>
                <w:b/>
                <w:bCs/>
                <w:sz w:val="19"/>
                <w:szCs w:val="19"/>
              </w:rPr>
              <w:t xml:space="preserve">Keep Moving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762006F1" w14:textId="77777777" w:rsidR="00882086" w:rsidRDefault="00000000">
            <w:pPr>
              <w:spacing w:before="20" w:after="20"/>
              <w:rPr>
                <w:sz w:val="19"/>
                <w:szCs w:val="19"/>
              </w:rPr>
            </w:pPr>
            <w:r>
              <w:rPr>
                <w:b/>
                <w:bCs/>
                <w:sz w:val="19"/>
                <w:szCs w:val="19"/>
              </w:rPr>
              <w:t>Requirements</w:t>
            </w:r>
            <w:r>
              <w:rPr>
                <w:sz w:val="19"/>
                <w:szCs w:val="19"/>
              </w:rPr>
              <w:t xml:space="preserve"> You wield a sling or a weapon with the Thrown trait.</w:t>
            </w:r>
          </w:p>
          <w:p w14:paraId="45B73DBE" w14:textId="77777777" w:rsidR="00882086" w:rsidRDefault="00000000">
            <w:pPr>
              <w:spacing w:before="20" w:after="20"/>
              <w:rPr>
                <w:sz w:val="19"/>
                <w:szCs w:val="19"/>
              </w:rPr>
            </w:pPr>
            <w:r>
              <w:rPr>
                <w:sz w:val="19"/>
                <w:szCs w:val="19"/>
              </w:rPr>
              <w:t>While in this stance:</w:t>
            </w:r>
          </w:p>
          <w:p w14:paraId="21C874F9" w14:textId="77777777" w:rsidR="00882086" w:rsidRDefault="00000000">
            <w:pPr>
              <w:numPr>
                <w:ilvl w:val="0"/>
                <w:numId w:val="18"/>
              </w:numPr>
              <w:spacing w:before="20" w:after="20"/>
              <w:rPr>
                <w:sz w:val="19"/>
                <w:szCs w:val="19"/>
              </w:rPr>
            </w:pPr>
            <w:r>
              <w:rPr>
                <w:sz w:val="19"/>
                <w:szCs w:val="19"/>
              </w:rPr>
              <w:t>if you make a ranged Strike, you may Step immediately before or after it;</w:t>
            </w:r>
          </w:p>
          <w:p w14:paraId="223C2ADB" w14:textId="77777777" w:rsidR="00882086" w:rsidRDefault="00000000">
            <w:pPr>
              <w:numPr>
                <w:ilvl w:val="0"/>
                <w:numId w:val="18"/>
              </w:numPr>
              <w:spacing w:before="20" w:after="20"/>
              <w:rPr>
                <w:sz w:val="19"/>
                <w:szCs w:val="19"/>
              </w:rPr>
            </w:pPr>
            <w:r>
              <w:rPr>
                <w:sz w:val="19"/>
                <w:szCs w:val="19"/>
              </w:rPr>
              <w:t>you may use this benefit only once per round.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944E873" w14:textId="77777777" w:rsidR="00882086" w:rsidRDefault="00000000">
            <w:pPr>
              <w:spacing w:before="20" w:after="20"/>
              <w:rPr>
                <w:sz w:val="19"/>
                <w:szCs w:val="19"/>
              </w:rPr>
            </w:pPr>
            <w:r>
              <w:rPr>
                <w:sz w:val="19"/>
                <w:szCs w:val="19"/>
              </w:rPr>
              <w:t>Agility</w:t>
            </w:r>
          </w:p>
        </w:tc>
      </w:tr>
      <w:tr w:rsidR="00882086" w14:paraId="40CF8BD9"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29F32E" w14:textId="77777777" w:rsidR="00882086" w:rsidRDefault="00000000">
            <w:pPr>
              <w:spacing w:before="20" w:after="20"/>
              <w:rPr>
                <w:b/>
                <w:bCs/>
                <w:sz w:val="19"/>
                <w:szCs w:val="19"/>
              </w:rPr>
            </w:pPr>
            <w:r>
              <w:rPr>
                <w:b/>
                <w:bCs/>
                <w:sz w:val="19"/>
                <w:szCs w:val="19"/>
              </w:rPr>
              <w:t>Quick Hand</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62E136"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66A29F"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79649C" w14:textId="77777777" w:rsidR="00882086" w:rsidRDefault="00000000">
            <w:pPr>
              <w:spacing w:before="20" w:after="20"/>
              <w:rPr>
                <w:sz w:val="19"/>
                <w:szCs w:val="19"/>
              </w:rPr>
            </w:pPr>
            <w:r>
              <w:rPr>
                <w:sz w:val="19"/>
                <w:szCs w:val="19"/>
              </w:rPr>
              <w:t>Draw a thrown weapon as part of the Strike made with it.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7158D03" w14:textId="77777777" w:rsidR="00882086" w:rsidRDefault="00000000">
            <w:pPr>
              <w:spacing w:before="20" w:after="20"/>
              <w:rPr>
                <w:sz w:val="19"/>
                <w:szCs w:val="19"/>
              </w:rPr>
            </w:pPr>
            <w:r>
              <w:rPr>
                <w:sz w:val="19"/>
                <w:szCs w:val="19"/>
              </w:rPr>
              <w:t>Agility</w:t>
            </w:r>
          </w:p>
        </w:tc>
      </w:tr>
      <w:tr w:rsidR="00882086" w14:paraId="54F5C8B0"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34E2EA" w14:textId="77777777" w:rsidR="00882086" w:rsidRDefault="00000000">
            <w:pPr>
              <w:spacing w:before="20" w:after="20"/>
              <w:rPr>
                <w:b/>
                <w:bCs/>
                <w:sz w:val="19"/>
                <w:szCs w:val="19"/>
              </w:rPr>
            </w:pPr>
            <w:r>
              <w:rPr>
                <w:b/>
                <w:bCs/>
                <w:sz w:val="19"/>
                <w:szCs w:val="19"/>
              </w:rPr>
              <w:t>Running Cast</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F2181B"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938944"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05DE28" w14:textId="77777777" w:rsidR="00882086" w:rsidRDefault="00000000">
            <w:pPr>
              <w:spacing w:before="20" w:after="20"/>
              <w:rPr>
                <w:sz w:val="19"/>
                <w:szCs w:val="19"/>
              </w:rPr>
            </w:pPr>
            <w:r>
              <w:rPr>
                <w:sz w:val="19"/>
                <w:szCs w:val="19"/>
              </w:rPr>
              <w:t>If you Moved at least 3 feet immediately before making a ranged Strike with a sling or thrown weapon, increase its Range by 10 feet for that Strike.</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1285FF4" w14:textId="77777777" w:rsidR="00882086" w:rsidRDefault="00000000">
            <w:pPr>
              <w:spacing w:before="20" w:after="20"/>
              <w:rPr>
                <w:sz w:val="19"/>
                <w:szCs w:val="19"/>
              </w:rPr>
            </w:pPr>
            <w:r>
              <w:rPr>
                <w:sz w:val="19"/>
                <w:szCs w:val="19"/>
              </w:rPr>
              <w:t>Agility</w:t>
            </w:r>
          </w:p>
        </w:tc>
      </w:tr>
      <w:tr w:rsidR="00882086" w14:paraId="237E3DD4"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0F8DA" w14:textId="77777777" w:rsidR="00882086" w:rsidRDefault="00000000">
            <w:pPr>
              <w:spacing w:before="20" w:after="20"/>
              <w:rPr>
                <w:b/>
                <w:bCs/>
                <w:sz w:val="19"/>
                <w:szCs w:val="19"/>
              </w:rPr>
            </w:pPr>
            <w:r>
              <w:rPr>
                <w:b/>
                <w:bCs/>
                <w:sz w:val="19"/>
                <w:szCs w:val="19"/>
              </w:rPr>
              <w:t>Harrying Shot</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F7B922"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862398"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105AAF" w14:textId="77777777" w:rsidR="00882086" w:rsidRDefault="00000000">
            <w:pPr>
              <w:spacing w:before="20" w:after="20"/>
              <w:rPr>
                <w:sz w:val="19"/>
                <w:szCs w:val="19"/>
              </w:rPr>
            </w:pPr>
            <w:r>
              <w:rPr>
                <w:sz w:val="19"/>
                <w:szCs w:val="19"/>
              </w:rPr>
              <w:t>When you Graze with a sling or thrown weapon, the target takes a −1 Situation penalty to its next Attack before the end of the next round.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473A498" w14:textId="77777777" w:rsidR="00882086" w:rsidRDefault="00000000">
            <w:pPr>
              <w:spacing w:before="20" w:after="20"/>
              <w:rPr>
                <w:sz w:val="19"/>
                <w:szCs w:val="19"/>
              </w:rPr>
            </w:pPr>
            <w:r>
              <w:rPr>
                <w:sz w:val="19"/>
                <w:szCs w:val="19"/>
              </w:rPr>
              <w:t>Agility</w:t>
            </w:r>
          </w:p>
        </w:tc>
      </w:tr>
      <w:tr w:rsidR="00882086" w14:paraId="738938DB"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16A2FE" w14:textId="77777777" w:rsidR="00882086" w:rsidRDefault="00000000">
            <w:pPr>
              <w:spacing w:before="20" w:after="20"/>
              <w:rPr>
                <w:b/>
                <w:bCs/>
                <w:sz w:val="19"/>
                <w:szCs w:val="19"/>
              </w:rPr>
            </w:pPr>
            <w:r>
              <w:rPr>
                <w:b/>
                <w:bCs/>
                <w:sz w:val="19"/>
                <w:szCs w:val="19"/>
              </w:rPr>
              <w:t>Trip Line</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77ADDC"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55A49F"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99171D" w14:textId="77777777" w:rsidR="00882086" w:rsidRDefault="00000000">
            <w:pPr>
              <w:spacing w:before="20" w:after="20"/>
              <w:rPr>
                <w:sz w:val="19"/>
                <w:szCs w:val="19"/>
              </w:rPr>
            </w:pPr>
            <w:r>
              <w:rPr>
                <w:sz w:val="19"/>
                <w:szCs w:val="19"/>
              </w:rPr>
              <w:t xml:space="preserve">You get a +2 Condition bonus to your Trip checks when using a Ranged weapon with the </w:t>
            </w:r>
            <w:r>
              <w:rPr>
                <w:b/>
                <w:bCs/>
                <w:sz w:val="19"/>
                <w:szCs w:val="19"/>
                <w:highlight w:val="green"/>
              </w:rPr>
              <w:t>Trip</w:t>
            </w:r>
            <w:r>
              <w:rPr>
                <w:b/>
                <w:bCs/>
                <w:sz w:val="19"/>
                <w:szCs w:val="19"/>
              </w:rPr>
              <w:t xml:space="preserve"> </w:t>
            </w:r>
            <w:r>
              <w:rPr>
                <w:sz w:val="19"/>
                <w:szCs w:val="19"/>
              </w:rPr>
              <w:t>Trait.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E18ABF2" w14:textId="77777777" w:rsidR="00882086" w:rsidRDefault="00000000">
            <w:pPr>
              <w:spacing w:before="20" w:after="20"/>
              <w:rPr>
                <w:sz w:val="19"/>
                <w:szCs w:val="19"/>
              </w:rPr>
            </w:pPr>
            <w:r>
              <w:rPr>
                <w:sz w:val="19"/>
                <w:szCs w:val="19"/>
              </w:rPr>
              <w:t>Agility</w:t>
            </w:r>
          </w:p>
        </w:tc>
      </w:tr>
      <w:tr w:rsidR="00882086" w14:paraId="2C66E788"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571082" w14:textId="77777777" w:rsidR="00882086" w:rsidRDefault="00000000">
            <w:pPr>
              <w:spacing w:before="20" w:after="20"/>
              <w:rPr>
                <w:b/>
                <w:bCs/>
                <w:sz w:val="19"/>
                <w:szCs w:val="19"/>
              </w:rPr>
            </w:pPr>
            <w:r>
              <w:rPr>
                <w:b/>
                <w:bCs/>
                <w:sz w:val="19"/>
                <w:szCs w:val="19"/>
              </w:rPr>
              <w:t xml:space="preserve">Rebounding Toss </w:t>
            </w:r>
            <w:r>
              <w:rPr>
                <w:rFonts w:ascii="Segoe UI Symbol" w:hAnsi="Segoe UI Symbol" w:cs="Segoe UI Symbol"/>
                <w:sz w:val="19"/>
                <w:szCs w:val="19"/>
              </w:rPr>
              <w:t>❷</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213B3F"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EAA8A4"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5483BB" w14:textId="77777777" w:rsidR="00882086" w:rsidRDefault="00000000">
            <w:pPr>
              <w:spacing w:before="20" w:after="20"/>
              <w:rPr>
                <w:sz w:val="19"/>
                <w:szCs w:val="19"/>
              </w:rPr>
            </w:pPr>
            <w:r>
              <w:rPr>
                <w:b/>
                <w:bCs/>
                <w:sz w:val="19"/>
                <w:szCs w:val="19"/>
              </w:rPr>
              <w:t>Requirements</w:t>
            </w:r>
            <w:r>
              <w:rPr>
                <w:sz w:val="19"/>
                <w:szCs w:val="19"/>
              </w:rPr>
              <w:t xml:space="preserve"> You are wielding a thrown weapon</w:t>
            </w:r>
          </w:p>
          <w:p w14:paraId="284E62D8" w14:textId="77777777" w:rsidR="00882086" w:rsidRDefault="00882086">
            <w:pPr>
              <w:spacing w:before="20" w:after="20"/>
              <w:rPr>
                <w:sz w:val="19"/>
                <w:szCs w:val="19"/>
              </w:rPr>
            </w:pPr>
          </w:p>
          <w:p w14:paraId="6232BE00" w14:textId="77777777" w:rsidR="00882086" w:rsidRDefault="00000000">
            <w:pPr>
              <w:spacing w:before="20" w:after="20"/>
              <w:rPr>
                <w:sz w:val="19"/>
                <w:szCs w:val="19"/>
              </w:rPr>
            </w:pPr>
            <w:r>
              <w:rPr>
                <w:sz w:val="19"/>
                <w:szCs w:val="19"/>
              </w:rPr>
              <w:t>You bounce your weapon off one foe to strike another. Make a ranged Strike with a thrown weapon. If this Strike hits, the weapon rebounds toward an enemy within 10 feet of the original target. Make an additional Strike against this second target. Both are Quick Strikes.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FAFF56B" w14:textId="77777777" w:rsidR="00882086" w:rsidRDefault="00000000">
            <w:pPr>
              <w:spacing w:before="20" w:after="20"/>
              <w:rPr>
                <w:sz w:val="19"/>
                <w:szCs w:val="19"/>
              </w:rPr>
            </w:pPr>
            <w:r>
              <w:rPr>
                <w:sz w:val="19"/>
                <w:szCs w:val="19"/>
              </w:rPr>
              <w:t>Wits</w:t>
            </w:r>
          </w:p>
        </w:tc>
      </w:tr>
    </w:tbl>
    <w:p w14:paraId="02CD2833" w14:textId="77777777" w:rsidR="00882086" w:rsidRDefault="00882086"/>
    <w:p w14:paraId="138BCD33" w14:textId="77777777" w:rsidR="00882086" w:rsidRDefault="00000000">
      <w:pPr>
        <w:pStyle w:val="Heading4"/>
      </w:pPr>
      <w:r>
        <w:t>Spear &amp; Polearm Fighting</w:t>
      </w:r>
    </w:p>
    <w:p w14:paraId="754BD87F" w14:textId="77777777" w:rsidR="00882086" w:rsidRDefault="00000000">
      <w:pPr>
        <w:keepNext/>
        <w:spacing w:after="60"/>
      </w:pPr>
      <w:r>
        <w:rPr>
          <w:i/>
          <w:iCs/>
          <w:color w:val="0E5F6B"/>
          <w:sz w:val="20"/>
          <w:szCs w:val="20"/>
        </w:rPr>
        <w:t>Combat Style • Wits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76"/>
        <w:gridCol w:w="466"/>
        <w:gridCol w:w="1533"/>
        <w:gridCol w:w="5409"/>
        <w:gridCol w:w="886"/>
      </w:tblGrid>
      <w:tr w:rsidR="00882086" w14:paraId="7A811E87" w14:textId="77777777">
        <w:trPr>
          <w:cantSplit/>
          <w:tblHeader/>
        </w:trPr>
        <w:tc>
          <w:tcPr>
            <w:tcW w:w="17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BD6F1A" w14:textId="77777777" w:rsidR="00882086" w:rsidRDefault="00000000">
            <w:pPr>
              <w:spacing w:before="20" w:after="20"/>
              <w:rPr>
                <w:sz w:val="19"/>
                <w:szCs w:val="19"/>
              </w:rPr>
            </w:pPr>
            <w:r>
              <w:rPr>
                <w:b/>
                <w:bCs/>
                <w:color w:val="FFFFFF"/>
                <w:sz w:val="19"/>
                <w:szCs w:val="19"/>
              </w:rPr>
              <w:t>Talent</w:t>
            </w:r>
          </w:p>
        </w:tc>
        <w:tc>
          <w:tcPr>
            <w:tcW w:w="46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5C3918" w14:textId="77777777" w:rsidR="00882086" w:rsidRDefault="00000000">
            <w:pPr>
              <w:spacing w:before="20" w:after="20"/>
              <w:rPr>
                <w:sz w:val="19"/>
                <w:szCs w:val="19"/>
              </w:rPr>
            </w:pPr>
            <w:r>
              <w:rPr>
                <w:b/>
                <w:bCs/>
                <w:color w:val="FFFFFF"/>
                <w:sz w:val="19"/>
                <w:szCs w:val="19"/>
              </w:rPr>
              <w:t>Tier</w:t>
            </w:r>
          </w:p>
        </w:tc>
        <w:tc>
          <w:tcPr>
            <w:tcW w:w="153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4074947" w14:textId="77777777" w:rsidR="00882086" w:rsidRDefault="00000000">
            <w:pPr>
              <w:spacing w:before="20" w:after="20"/>
              <w:rPr>
                <w:b/>
                <w:bCs/>
                <w:sz w:val="19"/>
                <w:szCs w:val="19"/>
              </w:rPr>
            </w:pPr>
            <w:r>
              <w:rPr>
                <w:b/>
                <w:bCs/>
                <w:color w:val="FFFFFF" w:themeColor="background1"/>
                <w:sz w:val="19"/>
                <w:szCs w:val="19"/>
              </w:rPr>
              <w:t>Requires</w:t>
            </w:r>
          </w:p>
        </w:tc>
        <w:tc>
          <w:tcPr>
            <w:tcW w:w="54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692F081" w14:textId="77777777" w:rsidR="00882086" w:rsidRDefault="00000000">
            <w:pPr>
              <w:spacing w:before="20" w:after="20"/>
              <w:rPr>
                <w:sz w:val="19"/>
                <w:szCs w:val="19"/>
              </w:rPr>
            </w:pPr>
            <w:r>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E2131D3" w14:textId="77777777" w:rsidR="00882086" w:rsidRDefault="00000000">
            <w:pPr>
              <w:spacing w:before="20" w:after="20"/>
              <w:rPr>
                <w:b/>
                <w:bCs/>
                <w:color w:val="FFFFFF"/>
                <w:sz w:val="19"/>
                <w:szCs w:val="19"/>
              </w:rPr>
            </w:pPr>
            <w:r>
              <w:rPr>
                <w:b/>
                <w:bCs/>
                <w:color w:val="FFFFFF"/>
                <w:sz w:val="19"/>
                <w:szCs w:val="19"/>
              </w:rPr>
              <w:t>Key Attribute</w:t>
            </w:r>
          </w:p>
        </w:tc>
      </w:tr>
      <w:tr w:rsidR="00882086" w14:paraId="7A067F47"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7D07B2" w14:textId="77777777" w:rsidR="00882086" w:rsidRDefault="00000000">
            <w:pPr>
              <w:spacing w:before="20" w:after="20"/>
              <w:rPr>
                <w:sz w:val="19"/>
                <w:szCs w:val="19"/>
              </w:rPr>
            </w:pPr>
            <w:r>
              <w:rPr>
                <w:b/>
                <w:bCs/>
                <w:sz w:val="19"/>
                <w:szCs w:val="19"/>
              </w:rPr>
              <w:t>Spear &amp; Polearm Training</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9D0BCF" w14:textId="77777777" w:rsidR="00882086" w:rsidRDefault="00000000">
            <w:pPr>
              <w:spacing w:before="20" w:after="20"/>
              <w:jc w:val="center"/>
              <w:rPr>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DADD5D" w14:textId="77777777" w:rsidR="00882086" w:rsidRDefault="00000000">
            <w:pPr>
              <w:spacing w:before="20" w:after="20"/>
              <w:jc w:val="center"/>
              <w:rPr>
                <w:sz w:val="19"/>
                <w:szCs w:val="19"/>
              </w:rPr>
            </w:pPr>
            <w:r>
              <w:rPr>
                <w:sz w:val="19"/>
                <w:szCs w:val="19"/>
              </w:rPr>
              <w:t>N/A</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6B1878"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Melee Proficiency, and every Talent here counts toward your Melee rank. You gain the Keep Measure </w:t>
            </w:r>
            <w:r>
              <w:rPr>
                <w:rFonts w:ascii="Segoe UI Symbol" w:hAnsi="Segoe UI Symbol" w:cs="Segoe UI Symbol"/>
                <w:sz w:val="19"/>
                <w:szCs w:val="19"/>
              </w:rPr>
              <w:t>❶</w:t>
            </w:r>
            <w:r>
              <w:rPr>
                <w:b/>
                <w:bCs/>
                <w:sz w:val="19"/>
                <w:szCs w:val="19"/>
              </w:rPr>
              <w:t xml:space="preserve"> </w:t>
            </w:r>
            <w:r>
              <w:rPr>
                <w:sz w:val="19"/>
                <w:szCs w:val="19"/>
              </w:rPr>
              <w:t>action.</w:t>
            </w:r>
          </w:p>
          <w:p w14:paraId="66968BB5" w14:textId="77777777" w:rsidR="00882086" w:rsidRDefault="00882086">
            <w:pPr>
              <w:spacing w:before="20" w:after="20"/>
              <w:rPr>
                <w:b/>
                <w:bCs/>
                <w:sz w:val="19"/>
                <w:szCs w:val="19"/>
              </w:rPr>
            </w:pPr>
          </w:p>
          <w:p w14:paraId="387A8FF9" w14:textId="77777777" w:rsidR="00882086" w:rsidRDefault="00000000">
            <w:pPr>
              <w:spacing w:before="20" w:after="20"/>
              <w:rPr>
                <w:b/>
                <w:bCs/>
                <w:sz w:val="19"/>
                <w:szCs w:val="19"/>
              </w:rPr>
            </w:pPr>
            <w:r>
              <w:rPr>
                <w:b/>
                <w:bCs/>
                <w:sz w:val="19"/>
                <w:szCs w:val="19"/>
              </w:rPr>
              <w:t xml:space="preserve">Keep Measure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50F2088A" w14:textId="77777777" w:rsidR="00882086" w:rsidRDefault="00000000">
            <w:pPr>
              <w:spacing w:before="20" w:after="20"/>
              <w:rPr>
                <w:sz w:val="19"/>
                <w:szCs w:val="19"/>
              </w:rPr>
            </w:pPr>
            <w:r>
              <w:rPr>
                <w:b/>
                <w:bCs/>
                <w:sz w:val="19"/>
                <w:szCs w:val="19"/>
              </w:rPr>
              <w:t>Requirements</w:t>
            </w:r>
            <w:r>
              <w:rPr>
                <w:sz w:val="19"/>
                <w:szCs w:val="19"/>
              </w:rPr>
              <w:t xml:space="preserve"> You are wielding a Hafted weapon.</w:t>
            </w:r>
          </w:p>
          <w:p w14:paraId="703E821A" w14:textId="77777777" w:rsidR="00882086" w:rsidRDefault="00000000">
            <w:pPr>
              <w:spacing w:before="20" w:after="20"/>
              <w:rPr>
                <w:sz w:val="19"/>
                <w:szCs w:val="19"/>
              </w:rPr>
            </w:pPr>
            <w:r>
              <w:rPr>
                <w:sz w:val="19"/>
                <w:szCs w:val="19"/>
              </w:rPr>
              <w:t>While in this stance:</w:t>
            </w:r>
          </w:p>
          <w:p w14:paraId="291215D5" w14:textId="77777777" w:rsidR="00882086" w:rsidRDefault="00000000">
            <w:pPr>
              <w:numPr>
                <w:ilvl w:val="0"/>
                <w:numId w:val="18"/>
              </w:numPr>
              <w:spacing w:before="20" w:after="20"/>
              <w:rPr>
                <w:sz w:val="19"/>
                <w:szCs w:val="19"/>
              </w:rPr>
            </w:pPr>
            <w:r>
              <w:rPr>
                <w:sz w:val="19"/>
                <w:szCs w:val="19"/>
              </w:rPr>
              <w:t>The first time each round an enemy moves from outside your Reach into it, you may Step ⓿ directly away after that movement finishes.</w:t>
            </w:r>
          </w:p>
          <w:p w14:paraId="35DC65EB" w14:textId="77777777" w:rsidR="00882086" w:rsidRDefault="00000000">
            <w:pPr>
              <w:numPr>
                <w:ilvl w:val="0"/>
                <w:numId w:val="18"/>
              </w:numPr>
              <w:spacing w:before="20" w:after="20"/>
              <w:rPr>
                <w:sz w:val="19"/>
                <w:szCs w:val="19"/>
              </w:rPr>
            </w:pPr>
            <w:r>
              <w:rPr>
                <w:sz w:val="19"/>
                <w:szCs w:val="19"/>
              </w:rPr>
              <w:t>If that movement keeps the enemy within your Reach, it does not trigger Reactions from that enemy.</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33EC488" w14:textId="77777777" w:rsidR="00882086" w:rsidRDefault="00000000">
            <w:pPr>
              <w:spacing w:before="20" w:after="20"/>
              <w:rPr>
                <w:sz w:val="19"/>
                <w:szCs w:val="19"/>
              </w:rPr>
            </w:pPr>
            <w:r>
              <w:rPr>
                <w:sz w:val="19"/>
                <w:szCs w:val="19"/>
              </w:rPr>
              <w:t>Wits</w:t>
            </w:r>
          </w:p>
        </w:tc>
      </w:tr>
      <w:tr w:rsidR="00882086" w14:paraId="4E664C1E"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4DB9E1" w14:textId="77777777" w:rsidR="00882086" w:rsidRDefault="00000000">
            <w:pPr>
              <w:spacing w:before="20" w:after="20"/>
              <w:rPr>
                <w:b/>
                <w:bCs/>
                <w:sz w:val="19"/>
                <w:szCs w:val="19"/>
              </w:rPr>
            </w:pPr>
            <w:r>
              <w:rPr>
                <w:b/>
                <w:bCs/>
                <w:sz w:val="19"/>
                <w:szCs w:val="19"/>
              </w:rPr>
              <w:lastRenderedPageBreak/>
              <w:t>Set Against the Charge</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E0ECF1"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EEAB39"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2B8319" w14:textId="77777777" w:rsidR="00882086" w:rsidRDefault="00882086">
            <w:pPr>
              <w:spacing w:before="20" w:after="20"/>
              <w:rPr>
                <w:sz w:val="19"/>
                <w:szCs w:val="19"/>
              </w:rPr>
            </w:pPr>
          </w:p>
          <w:p w14:paraId="3051244F" w14:textId="77777777" w:rsidR="00882086" w:rsidRDefault="00000000">
            <w:pPr>
              <w:spacing w:before="20" w:after="20"/>
            </w:pPr>
            <w:r>
              <w:rPr>
                <w:sz w:val="19"/>
                <w:szCs w:val="19"/>
              </w:rPr>
              <w:t>When you Intercept with a Spear &amp; Polearm weapon, it deals +2 damage per weapon die. Set, the spear is at its most dangerous the moment the enemy arrives.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3EAB674" w14:textId="77777777" w:rsidR="00882086" w:rsidRDefault="00000000">
            <w:pPr>
              <w:spacing w:before="20" w:after="20"/>
              <w:rPr>
                <w:sz w:val="19"/>
                <w:szCs w:val="19"/>
              </w:rPr>
            </w:pPr>
            <w:r>
              <w:rPr>
                <w:sz w:val="19"/>
                <w:szCs w:val="19"/>
              </w:rPr>
              <w:t>Wits</w:t>
            </w:r>
          </w:p>
        </w:tc>
      </w:tr>
      <w:tr w:rsidR="00882086" w14:paraId="2A7612AF"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82FBC8" w14:textId="77777777" w:rsidR="00882086" w:rsidRDefault="00000000">
            <w:pPr>
              <w:spacing w:before="20" w:after="20"/>
              <w:rPr>
                <w:b/>
                <w:bCs/>
                <w:sz w:val="19"/>
                <w:szCs w:val="19"/>
              </w:rPr>
            </w:pPr>
            <w:r>
              <w:rPr>
                <w:b/>
                <w:bCs/>
                <w:sz w:val="19"/>
                <w:szCs w:val="19"/>
              </w:rPr>
              <w:t xml:space="preserve">Short Grip Strike </w:t>
            </w:r>
            <w:r>
              <w:rPr>
                <w:rFonts w:ascii="Segoe UI Symbol" w:hAnsi="Segoe UI Symbol" w:cs="Segoe UI Symbol"/>
                <w:sz w:val="19"/>
                <w:szCs w:val="19"/>
              </w:rPr>
              <w:t>❶</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01FC2D"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341FFD"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BC1E5A" w14:textId="77777777" w:rsidR="00882086" w:rsidRDefault="00000000">
            <w:pPr>
              <w:spacing w:before="20" w:after="20"/>
              <w:rPr>
                <w:b/>
                <w:bCs/>
                <w:sz w:val="19"/>
                <w:szCs w:val="19"/>
              </w:rPr>
            </w:pPr>
            <w:r>
              <w:rPr>
                <w:b/>
                <w:bCs/>
                <w:sz w:val="19"/>
                <w:szCs w:val="19"/>
                <w:highlight w:val="green"/>
              </w:rPr>
              <w:t>Flourish</w:t>
            </w:r>
          </w:p>
          <w:p w14:paraId="2DE53CB0" w14:textId="77777777" w:rsidR="00882086" w:rsidRDefault="00000000">
            <w:pPr>
              <w:spacing w:before="20" w:after="20"/>
              <w:rPr>
                <w:sz w:val="19"/>
                <w:szCs w:val="19"/>
              </w:rPr>
            </w:pPr>
            <w:r>
              <w:rPr>
                <w:b/>
                <w:bCs/>
                <w:sz w:val="19"/>
                <w:szCs w:val="19"/>
              </w:rPr>
              <w:t>Requirements</w:t>
            </w:r>
            <w:r>
              <w:rPr>
                <w:sz w:val="19"/>
                <w:szCs w:val="19"/>
              </w:rPr>
              <w:t xml:space="preserve"> You are wielding a Hafted weapon.</w:t>
            </w:r>
          </w:p>
          <w:p w14:paraId="4E55E52F" w14:textId="77777777" w:rsidR="00882086" w:rsidRDefault="00000000">
            <w:pPr>
              <w:spacing w:before="20" w:after="20"/>
              <w:rPr>
                <w:sz w:val="19"/>
                <w:szCs w:val="19"/>
              </w:rPr>
            </w:pPr>
            <w:r>
              <w:rPr>
                <w:sz w:val="19"/>
                <w:szCs w:val="19"/>
              </w:rPr>
              <w:t>Reduce your weapon's Unwieldy value by 2 ft.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0460D39" w14:textId="77777777" w:rsidR="00882086" w:rsidRDefault="00000000">
            <w:pPr>
              <w:spacing w:before="20" w:after="20"/>
              <w:rPr>
                <w:sz w:val="19"/>
                <w:szCs w:val="19"/>
              </w:rPr>
            </w:pPr>
            <w:r>
              <w:rPr>
                <w:sz w:val="19"/>
                <w:szCs w:val="19"/>
              </w:rPr>
              <w:t>Agility</w:t>
            </w:r>
          </w:p>
        </w:tc>
      </w:tr>
      <w:tr w:rsidR="00882086" w14:paraId="7C5E9442"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B78849" w14:textId="77777777" w:rsidR="00882086" w:rsidRDefault="00000000">
            <w:pPr>
              <w:spacing w:before="20" w:after="20"/>
              <w:rPr>
                <w:b/>
                <w:bCs/>
                <w:sz w:val="19"/>
                <w:szCs w:val="19"/>
              </w:rPr>
            </w:pPr>
            <w:r>
              <w:rPr>
                <w:b/>
                <w:bCs/>
                <w:sz w:val="19"/>
                <w:szCs w:val="19"/>
              </w:rPr>
              <w:t>Long Haft</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F421A7"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BBC1EE"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0BC57E" w14:textId="77777777" w:rsidR="00882086" w:rsidRDefault="00000000">
            <w:pPr>
              <w:spacing w:before="20" w:after="20"/>
              <w:rPr>
                <w:sz w:val="19"/>
                <w:szCs w:val="19"/>
                <w:highlight w:val="green"/>
              </w:rPr>
            </w:pPr>
            <w:r>
              <w:rPr>
                <w:sz w:val="19"/>
                <w:szCs w:val="19"/>
              </w:rPr>
              <w:t>Increase Hafted Weapon Reach by 2 ft while using two hands.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A43A55" w14:textId="77777777" w:rsidR="00882086" w:rsidRDefault="00000000">
            <w:pPr>
              <w:spacing w:before="20" w:after="20"/>
              <w:rPr>
                <w:sz w:val="19"/>
                <w:szCs w:val="19"/>
              </w:rPr>
            </w:pPr>
            <w:r>
              <w:rPr>
                <w:sz w:val="19"/>
                <w:szCs w:val="19"/>
              </w:rPr>
              <w:t>Wits</w:t>
            </w:r>
          </w:p>
        </w:tc>
      </w:tr>
      <w:tr w:rsidR="00882086" w14:paraId="473EEF6B"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6AAFD2" w14:textId="77777777" w:rsidR="00882086" w:rsidRDefault="00000000">
            <w:pPr>
              <w:spacing w:before="20" w:after="20"/>
              <w:rPr>
                <w:b/>
                <w:bCs/>
                <w:sz w:val="19"/>
                <w:szCs w:val="19"/>
              </w:rPr>
            </w:pPr>
            <w:r>
              <w:rPr>
                <w:b/>
                <w:bCs/>
                <w:sz w:val="19"/>
                <w:szCs w:val="19"/>
              </w:rPr>
              <w:t>Keep Away</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E7F144"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1F9FB5"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3ED312" w14:textId="77777777" w:rsidR="00882086" w:rsidRDefault="00000000">
            <w:pPr>
              <w:spacing w:before="20" w:after="20"/>
              <w:rPr>
                <w:sz w:val="19"/>
                <w:szCs w:val="19"/>
              </w:rPr>
            </w:pPr>
            <w:r>
              <w:rPr>
                <w:sz w:val="19"/>
                <w:szCs w:val="19"/>
              </w:rPr>
              <w:t>When one of your Strikes is Stopped and would Expose you, you may Step directly away from the target instead.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8343E18" w14:textId="77777777" w:rsidR="00882086" w:rsidRDefault="00000000">
            <w:pPr>
              <w:spacing w:before="20" w:after="20"/>
              <w:rPr>
                <w:sz w:val="19"/>
                <w:szCs w:val="19"/>
              </w:rPr>
            </w:pPr>
            <w:r>
              <w:rPr>
                <w:sz w:val="19"/>
                <w:szCs w:val="19"/>
              </w:rPr>
              <w:t>Wits</w:t>
            </w:r>
          </w:p>
        </w:tc>
      </w:tr>
      <w:tr w:rsidR="00882086" w14:paraId="7EB553CF"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73A766" w14:textId="77777777" w:rsidR="00882086" w:rsidRDefault="00000000">
            <w:pPr>
              <w:spacing w:before="20" w:after="20"/>
              <w:rPr>
                <w:b/>
                <w:bCs/>
                <w:sz w:val="19"/>
                <w:szCs w:val="19"/>
              </w:rPr>
            </w:pPr>
            <w:r>
              <w:rPr>
                <w:b/>
                <w:bCs/>
                <w:sz w:val="19"/>
                <w:szCs w:val="19"/>
              </w:rPr>
              <w:t xml:space="preserve">Sleek Reposition </w:t>
            </w:r>
            <w:r>
              <w:rPr>
                <w:rFonts w:ascii="Segoe UI Symbol" w:hAnsi="Segoe UI Symbol" w:cs="Segoe UI Symbol"/>
                <w:sz w:val="19"/>
                <w:szCs w:val="19"/>
              </w:rPr>
              <w:t>❶</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E9D17D"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1695A7"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782194" w14:textId="77777777" w:rsidR="00882086" w:rsidRDefault="00000000">
            <w:pPr>
              <w:spacing w:before="20" w:after="20"/>
              <w:rPr>
                <w:b/>
                <w:bCs/>
                <w:sz w:val="19"/>
                <w:szCs w:val="19"/>
              </w:rPr>
            </w:pPr>
            <w:r>
              <w:rPr>
                <w:b/>
                <w:bCs/>
                <w:sz w:val="19"/>
                <w:szCs w:val="19"/>
                <w:highlight w:val="green"/>
              </w:rPr>
              <w:t>Press</w:t>
            </w:r>
          </w:p>
          <w:p w14:paraId="50ACF29F" w14:textId="77777777" w:rsidR="00882086" w:rsidRDefault="00000000">
            <w:pPr>
              <w:spacing w:before="20" w:after="20"/>
              <w:rPr>
                <w:sz w:val="19"/>
                <w:szCs w:val="19"/>
              </w:rPr>
            </w:pPr>
            <w:r>
              <w:rPr>
                <w:sz w:val="19"/>
                <w:szCs w:val="19"/>
              </w:rPr>
              <w:t>While your opponent is still recovering from your prior attack, you snag its armor, clothing, or flesh to move it as you please. Make a melee Strike with a spear or polearm. If you hit a target that is your size or smaller, you can automatically Reposition it, with the same benefits as the Reposition action (including the Critical Success effect, if your Strike was a Critical Hit). Use your Total Reach for this Reposition.</w:t>
            </w:r>
            <w:r>
              <w:rPr>
                <w:sz w:val="19"/>
                <w:szCs w:val="19"/>
              </w:rPr>
              <w:br/>
            </w:r>
            <w:r>
              <w:rPr>
                <w:sz w:val="19"/>
                <w:szCs w:val="19"/>
              </w:rPr>
              <w:br/>
              <w:t>This Strike has the following failure effect:</w:t>
            </w:r>
            <w:r>
              <w:rPr>
                <w:sz w:val="19"/>
                <w:szCs w:val="19"/>
              </w:rPr>
              <w:br/>
            </w:r>
            <w:r>
              <w:rPr>
                <w:sz w:val="19"/>
                <w:szCs w:val="19"/>
              </w:rPr>
              <w:br/>
            </w:r>
            <w:r>
              <w:rPr>
                <w:b/>
                <w:bCs/>
                <w:sz w:val="19"/>
                <w:szCs w:val="19"/>
              </w:rPr>
              <w:t>Failure</w:t>
            </w:r>
            <w:r>
              <w:rPr>
                <w:sz w:val="19"/>
                <w:szCs w:val="19"/>
              </w:rPr>
              <w:t> The target becomes Off-Guard until your next Opportunity.</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E49F06" w14:textId="77777777" w:rsidR="00882086" w:rsidRDefault="00000000">
            <w:pPr>
              <w:spacing w:before="20" w:after="20"/>
              <w:rPr>
                <w:sz w:val="19"/>
                <w:szCs w:val="19"/>
              </w:rPr>
            </w:pPr>
            <w:r>
              <w:rPr>
                <w:sz w:val="19"/>
                <w:szCs w:val="19"/>
              </w:rPr>
              <w:t>Wits</w:t>
            </w:r>
          </w:p>
        </w:tc>
      </w:tr>
    </w:tbl>
    <w:p w14:paraId="0D5D39F8" w14:textId="77777777" w:rsidR="00882086" w:rsidRDefault="00882086"/>
    <w:p w14:paraId="4C8585AE" w14:textId="77777777" w:rsidR="00882086" w:rsidRDefault="00000000">
      <w:pPr>
        <w:pStyle w:val="Heading4"/>
      </w:pPr>
      <w:r>
        <w:t>Armored Fighting</w:t>
      </w:r>
    </w:p>
    <w:p w14:paraId="396652F5" w14:textId="77777777" w:rsidR="00882086" w:rsidRDefault="00000000">
      <w:pPr>
        <w:keepNext/>
        <w:spacing w:after="60"/>
      </w:pPr>
      <w:r>
        <w:rPr>
          <w:i/>
          <w:iCs/>
          <w:color w:val="0E5F6B"/>
          <w:sz w:val="20"/>
          <w:szCs w:val="20"/>
        </w:rPr>
        <w:t>Combat Style • Presence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863"/>
        <w:gridCol w:w="467"/>
        <w:gridCol w:w="1514"/>
        <w:gridCol w:w="5343"/>
        <w:gridCol w:w="883"/>
      </w:tblGrid>
      <w:tr w:rsidR="00882086" w14:paraId="1598129D" w14:textId="77777777">
        <w:trPr>
          <w:cantSplit/>
          <w:tblHeader/>
        </w:trPr>
        <w:tc>
          <w:tcPr>
            <w:tcW w:w="186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5894651" w14:textId="77777777" w:rsidR="00882086" w:rsidRDefault="00000000">
            <w:pPr>
              <w:spacing w:before="20" w:after="20"/>
              <w:rPr>
                <w:sz w:val="19"/>
                <w:szCs w:val="19"/>
              </w:rPr>
            </w:pPr>
            <w:r>
              <w:rPr>
                <w:b/>
                <w:bCs/>
                <w:color w:val="FFFFFF"/>
                <w:sz w:val="19"/>
                <w:szCs w:val="19"/>
              </w:rPr>
              <w:t>Talent</w:t>
            </w:r>
          </w:p>
        </w:tc>
        <w:tc>
          <w:tcPr>
            <w:tcW w:w="46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E5B4594" w14:textId="77777777" w:rsidR="00882086" w:rsidRDefault="00000000">
            <w:pPr>
              <w:spacing w:before="20" w:after="20"/>
              <w:rPr>
                <w:sz w:val="19"/>
                <w:szCs w:val="19"/>
              </w:rPr>
            </w:pPr>
            <w:r>
              <w:rPr>
                <w:b/>
                <w:bCs/>
                <w:color w:val="FFFFFF"/>
                <w:sz w:val="19"/>
                <w:szCs w:val="19"/>
              </w:rPr>
              <w:t>Tier</w:t>
            </w:r>
          </w:p>
        </w:tc>
        <w:tc>
          <w:tcPr>
            <w:tcW w:w="151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89026D" w14:textId="77777777" w:rsidR="00882086" w:rsidRDefault="00000000">
            <w:pPr>
              <w:spacing w:before="20" w:after="20"/>
              <w:rPr>
                <w:b/>
                <w:bCs/>
                <w:sz w:val="19"/>
                <w:szCs w:val="19"/>
              </w:rPr>
            </w:pPr>
            <w:r>
              <w:rPr>
                <w:b/>
                <w:bCs/>
                <w:color w:val="FFFFFF" w:themeColor="background1"/>
                <w:sz w:val="19"/>
                <w:szCs w:val="19"/>
              </w:rPr>
              <w:t>Requires</w:t>
            </w:r>
          </w:p>
        </w:tc>
        <w:tc>
          <w:tcPr>
            <w:tcW w:w="5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92EEA42" w14:textId="77777777" w:rsidR="00882086" w:rsidRDefault="00000000">
            <w:pPr>
              <w:spacing w:before="20" w:after="20"/>
              <w:rPr>
                <w:sz w:val="19"/>
                <w:szCs w:val="19"/>
              </w:rPr>
            </w:pPr>
            <w:r>
              <w:rPr>
                <w:b/>
                <w:bCs/>
                <w:color w:val="FFFFFF"/>
                <w:sz w:val="19"/>
                <w:szCs w:val="19"/>
              </w:rPr>
              <w:t>Effect</w:t>
            </w:r>
          </w:p>
        </w:tc>
        <w:tc>
          <w:tcPr>
            <w:tcW w:w="88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7DDDDEF" w14:textId="77777777" w:rsidR="00882086" w:rsidRDefault="00000000">
            <w:pPr>
              <w:spacing w:before="20" w:after="20"/>
              <w:rPr>
                <w:b/>
                <w:bCs/>
                <w:color w:val="FFFFFF"/>
                <w:sz w:val="19"/>
                <w:szCs w:val="19"/>
              </w:rPr>
            </w:pPr>
            <w:r>
              <w:rPr>
                <w:b/>
                <w:bCs/>
                <w:color w:val="FFFFFF"/>
                <w:sz w:val="19"/>
                <w:szCs w:val="19"/>
              </w:rPr>
              <w:t>Key Attribute</w:t>
            </w:r>
          </w:p>
        </w:tc>
      </w:tr>
      <w:tr w:rsidR="00882086" w14:paraId="601BF141"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0EBD06" w14:textId="77777777" w:rsidR="00882086" w:rsidRDefault="00000000">
            <w:pPr>
              <w:spacing w:before="20" w:after="20"/>
              <w:rPr>
                <w:sz w:val="19"/>
                <w:szCs w:val="19"/>
              </w:rPr>
            </w:pPr>
            <w:r>
              <w:rPr>
                <w:b/>
                <w:bCs/>
                <w:sz w:val="19"/>
                <w:szCs w:val="19"/>
              </w:rPr>
              <w:t>Armored Fighting Training</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763431" w14:textId="77777777" w:rsidR="00882086" w:rsidRDefault="00000000">
            <w:pPr>
              <w:spacing w:before="20" w:after="20"/>
              <w:jc w:val="center"/>
              <w:rPr>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BD31AA" w14:textId="77777777" w:rsidR="00882086" w:rsidRDefault="00000000">
            <w:pPr>
              <w:spacing w:before="20" w:after="20"/>
              <w:jc w:val="center"/>
              <w:rPr>
                <w:sz w:val="19"/>
                <w:szCs w:val="19"/>
              </w:rPr>
            </w:pPr>
            <w:r>
              <w:rPr>
                <w:sz w:val="19"/>
                <w:szCs w:val="19"/>
              </w:rPr>
              <w:t>N/A</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2715F5" w14:textId="77777777" w:rsidR="00882086" w:rsidRDefault="00000000">
            <w:pPr>
              <w:spacing w:before="20" w:after="20"/>
              <w:rPr>
                <w:sz w:val="19"/>
                <w:szCs w:val="19"/>
              </w:rPr>
            </w:pPr>
            <w:r>
              <w:rPr>
                <w:sz w:val="19"/>
                <w:szCs w:val="19"/>
              </w:rPr>
              <w:t>Knowing how to exploit armor as part of your fighting method.</w:t>
            </w:r>
          </w:p>
          <w:p w14:paraId="0682319F" w14:textId="77777777" w:rsidR="00882086" w:rsidRDefault="00882086">
            <w:pPr>
              <w:spacing w:before="20" w:after="20"/>
              <w:rPr>
                <w:sz w:val="19"/>
                <w:szCs w:val="19"/>
              </w:rPr>
            </w:pPr>
          </w:p>
          <w:p w14:paraId="4BB65D87"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w:t>
            </w:r>
          </w:p>
          <w:p w14:paraId="2E2EE9CC" w14:textId="77777777" w:rsidR="00882086" w:rsidRDefault="00882086">
            <w:pPr>
              <w:spacing w:before="20" w:after="20"/>
              <w:rPr>
                <w:sz w:val="19"/>
                <w:szCs w:val="19"/>
              </w:rPr>
            </w:pPr>
          </w:p>
          <w:p w14:paraId="58CC0436" w14:textId="77777777" w:rsidR="00882086" w:rsidRDefault="00000000">
            <w:pPr>
              <w:spacing w:before="20" w:after="20"/>
              <w:rPr>
                <w:sz w:val="19"/>
                <w:szCs w:val="19"/>
              </w:rPr>
            </w:pPr>
            <w:r>
              <w:rPr>
                <w:sz w:val="19"/>
                <w:szCs w:val="19"/>
              </w:rPr>
              <w:t>When determining whether your armor forms a complete harness for an Armored Fighting Talent, all four Zones must be armored in the required material. If you are Master, only three Zones must be armored in the required material.</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5CA61F0" w14:textId="77777777" w:rsidR="00882086" w:rsidRDefault="00000000">
            <w:pPr>
              <w:spacing w:before="20" w:after="20"/>
              <w:rPr>
                <w:sz w:val="19"/>
                <w:szCs w:val="19"/>
              </w:rPr>
            </w:pPr>
            <w:r>
              <w:rPr>
                <w:sz w:val="19"/>
                <w:szCs w:val="19"/>
              </w:rPr>
              <w:t>Might</w:t>
            </w:r>
          </w:p>
        </w:tc>
      </w:tr>
      <w:tr w:rsidR="00882086" w14:paraId="399BCC76"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0325E1" w14:textId="77777777" w:rsidR="00882086" w:rsidRDefault="00000000">
            <w:pPr>
              <w:spacing w:before="20" w:after="20"/>
              <w:rPr>
                <w:b/>
                <w:bCs/>
                <w:sz w:val="19"/>
                <w:szCs w:val="19"/>
              </w:rPr>
            </w:pPr>
            <w:r>
              <w:rPr>
                <w:b/>
                <w:bCs/>
                <w:sz w:val="19"/>
                <w:szCs w:val="19"/>
              </w:rPr>
              <w:t>Ironclad</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D0E55B"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FBABE1"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FD85B8" w14:textId="77777777" w:rsidR="00882086" w:rsidRDefault="00000000">
            <w:pPr>
              <w:spacing w:before="20" w:after="20"/>
              <w:rPr>
                <w:sz w:val="19"/>
                <w:szCs w:val="19"/>
              </w:rPr>
            </w:pPr>
            <w:r>
              <w:rPr>
                <w:sz w:val="19"/>
                <w:szCs w:val="19"/>
              </w:rPr>
              <w:t>You're not harder to hit generally. You're harder to move.</w:t>
            </w:r>
          </w:p>
          <w:p w14:paraId="27FFB96A" w14:textId="77777777" w:rsidR="00882086" w:rsidRDefault="00882086">
            <w:pPr>
              <w:spacing w:before="20" w:after="20"/>
              <w:rPr>
                <w:sz w:val="19"/>
                <w:szCs w:val="19"/>
              </w:rPr>
            </w:pPr>
          </w:p>
          <w:p w14:paraId="1878DB9F" w14:textId="77777777" w:rsidR="00882086" w:rsidRDefault="00000000">
            <w:pPr>
              <w:spacing w:before="20" w:after="20"/>
              <w:rPr>
                <w:sz w:val="19"/>
                <w:szCs w:val="19"/>
              </w:rPr>
            </w:pPr>
            <w:r>
              <w:rPr>
                <w:sz w:val="19"/>
                <w:szCs w:val="19"/>
              </w:rPr>
              <w:t>While wearing Full Plate, gain +1 Condition bonus Physical Guard against Shove, Trip, and Reposition.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8E1A81" w14:textId="77777777" w:rsidR="00882086" w:rsidRDefault="00000000">
            <w:pPr>
              <w:spacing w:before="20" w:after="20"/>
              <w:rPr>
                <w:sz w:val="19"/>
                <w:szCs w:val="19"/>
              </w:rPr>
            </w:pPr>
            <w:r>
              <w:rPr>
                <w:sz w:val="19"/>
                <w:szCs w:val="19"/>
              </w:rPr>
              <w:t>Might</w:t>
            </w:r>
          </w:p>
        </w:tc>
      </w:tr>
      <w:tr w:rsidR="00882086" w14:paraId="2A1F00D3"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FF9F9D" w14:textId="77777777" w:rsidR="00882086" w:rsidRDefault="00000000">
            <w:pPr>
              <w:spacing w:before="20" w:after="20"/>
              <w:rPr>
                <w:b/>
                <w:bCs/>
                <w:sz w:val="19"/>
                <w:szCs w:val="19"/>
              </w:rPr>
            </w:pPr>
            <w:r>
              <w:rPr>
                <w:b/>
                <w:bCs/>
                <w:sz w:val="19"/>
                <w:szCs w:val="19"/>
              </w:rPr>
              <w:t>Trust the Harness</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9B0E38"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7D5F6C"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C28D6C" w14:textId="77777777" w:rsidR="00882086" w:rsidRDefault="00000000">
            <w:pPr>
              <w:spacing w:before="20" w:after="20"/>
              <w:rPr>
                <w:sz w:val="19"/>
                <w:szCs w:val="19"/>
              </w:rPr>
            </w:pPr>
            <w:r>
              <w:rPr>
                <w:sz w:val="19"/>
                <w:szCs w:val="19"/>
              </w:rPr>
              <w:t>While wearing Full Plate, when you would choose an armored Zone for a Graze, you may choose the Torso even if another rule would normally require another Zone.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AB84440" w14:textId="77777777" w:rsidR="00882086" w:rsidRDefault="00000000">
            <w:pPr>
              <w:spacing w:before="20" w:after="20"/>
              <w:rPr>
                <w:sz w:val="19"/>
                <w:szCs w:val="19"/>
              </w:rPr>
            </w:pPr>
            <w:r>
              <w:rPr>
                <w:sz w:val="19"/>
                <w:szCs w:val="19"/>
              </w:rPr>
              <w:t>Might</w:t>
            </w:r>
          </w:p>
        </w:tc>
      </w:tr>
      <w:tr w:rsidR="00882086" w14:paraId="5C8B8DAE"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6F73A0" w14:textId="77777777" w:rsidR="00882086" w:rsidRDefault="00000000">
            <w:pPr>
              <w:spacing w:before="20" w:after="20"/>
              <w:rPr>
                <w:b/>
                <w:bCs/>
                <w:sz w:val="19"/>
                <w:szCs w:val="19"/>
              </w:rPr>
            </w:pPr>
            <w:r>
              <w:rPr>
                <w:b/>
                <w:bCs/>
                <w:sz w:val="19"/>
                <w:szCs w:val="19"/>
              </w:rPr>
              <w:lastRenderedPageBreak/>
              <w:t xml:space="preserve">Lock Down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B373DB"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704AE9"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F6BFE0" w14:textId="77777777" w:rsidR="00882086" w:rsidRDefault="00000000">
            <w:pPr>
              <w:spacing w:before="20" w:after="20"/>
              <w:rPr>
                <w:sz w:val="19"/>
                <w:szCs w:val="19"/>
              </w:rPr>
            </w:pPr>
            <w:r>
              <w:rPr>
                <w:sz w:val="19"/>
                <w:szCs w:val="19"/>
              </w:rPr>
              <w:t>You settle your weight into your Full Plate harness.</w:t>
            </w:r>
          </w:p>
          <w:p w14:paraId="6A2BCCDD" w14:textId="77777777" w:rsidR="00882086" w:rsidRDefault="00000000">
            <w:pPr>
              <w:spacing w:before="20" w:after="20"/>
              <w:rPr>
                <w:sz w:val="19"/>
                <w:szCs w:val="19"/>
              </w:rPr>
            </w:pPr>
            <w:r>
              <w:rPr>
                <w:sz w:val="19"/>
                <w:szCs w:val="19"/>
              </w:rPr>
              <w:t xml:space="preserve">While in this </w:t>
            </w:r>
            <w:r>
              <w:rPr>
                <w:b/>
                <w:bCs/>
                <w:sz w:val="19"/>
                <w:szCs w:val="19"/>
                <w:highlight w:val="green"/>
              </w:rPr>
              <w:t>Stance</w:t>
            </w:r>
            <w:r>
              <w:rPr>
                <w:sz w:val="19"/>
                <w:szCs w:val="19"/>
              </w:rPr>
              <w:t>:</w:t>
            </w:r>
          </w:p>
          <w:p w14:paraId="2D5F27FB" w14:textId="77777777" w:rsidR="00882086" w:rsidRDefault="00000000">
            <w:pPr>
              <w:numPr>
                <w:ilvl w:val="0"/>
                <w:numId w:val="19"/>
              </w:numPr>
              <w:spacing w:before="20" w:after="20"/>
              <w:rPr>
                <w:sz w:val="19"/>
                <w:szCs w:val="19"/>
              </w:rPr>
            </w:pPr>
            <w:r>
              <w:rPr>
                <w:sz w:val="19"/>
                <w:szCs w:val="19"/>
              </w:rPr>
              <w:t>+1 Condition bonus to Physical Guard.</w:t>
            </w:r>
          </w:p>
          <w:p w14:paraId="368D9F07" w14:textId="77777777" w:rsidR="00882086" w:rsidRDefault="00000000">
            <w:pPr>
              <w:numPr>
                <w:ilvl w:val="0"/>
                <w:numId w:val="19"/>
              </w:numPr>
              <w:spacing w:before="20" w:after="20"/>
              <w:rPr>
                <w:sz w:val="19"/>
                <w:szCs w:val="19"/>
              </w:rPr>
            </w:pPr>
            <w:r>
              <w:rPr>
                <w:sz w:val="19"/>
                <w:szCs w:val="19"/>
              </w:rPr>
              <w:t>You cannot be forcibly moved more than 3 feet by a single effect unless it critically succeeds.</w:t>
            </w:r>
          </w:p>
          <w:p w14:paraId="721A9706" w14:textId="77777777" w:rsidR="00882086" w:rsidRDefault="00000000">
            <w:pPr>
              <w:numPr>
                <w:ilvl w:val="0"/>
                <w:numId w:val="19"/>
              </w:numPr>
              <w:spacing w:before="20" w:after="20"/>
              <w:rPr>
                <w:sz w:val="19"/>
                <w:szCs w:val="19"/>
              </w:rPr>
            </w:pPr>
            <w:r>
              <w:rPr>
                <w:sz w:val="19"/>
                <w:szCs w:val="19"/>
              </w:rPr>
              <w:t>Your Speed is reduced by 1 foot.</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120A5F6" w14:textId="77777777" w:rsidR="00882086" w:rsidRDefault="00000000">
            <w:pPr>
              <w:spacing w:before="20" w:after="20"/>
              <w:rPr>
                <w:sz w:val="19"/>
                <w:szCs w:val="19"/>
              </w:rPr>
            </w:pPr>
            <w:r>
              <w:rPr>
                <w:sz w:val="19"/>
                <w:szCs w:val="19"/>
              </w:rPr>
              <w:t>Might</w:t>
            </w:r>
          </w:p>
        </w:tc>
      </w:tr>
      <w:tr w:rsidR="00882086" w14:paraId="3C2A58F5"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C738B5" w14:textId="77777777" w:rsidR="00882086" w:rsidRDefault="00000000">
            <w:pPr>
              <w:spacing w:before="20" w:after="20"/>
              <w:rPr>
                <w:b/>
                <w:bCs/>
                <w:sz w:val="19"/>
                <w:szCs w:val="19"/>
              </w:rPr>
            </w:pPr>
            <w:r>
              <w:rPr>
                <w:b/>
                <w:bCs/>
                <w:sz w:val="19"/>
                <w:szCs w:val="19"/>
              </w:rPr>
              <w:t>Punishing Shove</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D75DA9"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30D111"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D16D9E" w14:textId="77777777" w:rsidR="00882086" w:rsidRDefault="00000000">
            <w:pPr>
              <w:spacing w:before="20" w:after="20"/>
              <w:rPr>
                <w:sz w:val="19"/>
                <w:szCs w:val="19"/>
              </w:rPr>
            </w:pPr>
            <w:r>
              <w:rPr>
                <w:sz w:val="19"/>
                <w:szCs w:val="19"/>
              </w:rPr>
              <w:t>When you push a foe away, you put the entire force of your Full Plate harness into it.</w:t>
            </w:r>
          </w:p>
          <w:p w14:paraId="3E670437" w14:textId="77777777" w:rsidR="00882086" w:rsidRDefault="00882086">
            <w:pPr>
              <w:spacing w:before="20" w:after="20"/>
              <w:rPr>
                <w:sz w:val="19"/>
                <w:szCs w:val="19"/>
              </w:rPr>
            </w:pPr>
          </w:p>
          <w:p w14:paraId="11198634" w14:textId="77777777" w:rsidR="00882086" w:rsidRDefault="00000000">
            <w:pPr>
              <w:spacing w:before="20" w:after="20"/>
              <w:rPr>
                <w:sz w:val="19"/>
                <w:szCs w:val="19"/>
              </w:rPr>
            </w:pPr>
            <w:r>
              <w:rPr>
                <w:sz w:val="19"/>
                <w:szCs w:val="19"/>
              </w:rPr>
              <w:t>When you successfully Shove a creature, that creature takes an amount of bludgeoning damage equal to your Might modifier (or double that amount on a Critical Success). This damage increases by 2 when you become an expert in Armored Fighting, 6 when you become a master, and 12 when you become legendary.</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B3E32AA" w14:textId="77777777" w:rsidR="00882086" w:rsidRDefault="00000000">
            <w:pPr>
              <w:spacing w:before="20" w:after="20"/>
              <w:rPr>
                <w:sz w:val="19"/>
                <w:szCs w:val="19"/>
              </w:rPr>
            </w:pPr>
            <w:r>
              <w:rPr>
                <w:sz w:val="19"/>
                <w:szCs w:val="19"/>
              </w:rPr>
              <w:t>Might</w:t>
            </w:r>
          </w:p>
        </w:tc>
      </w:tr>
      <w:tr w:rsidR="00882086" w14:paraId="6B20C5BD"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A3877F" w14:textId="77777777" w:rsidR="00882086" w:rsidRDefault="00000000">
            <w:pPr>
              <w:spacing w:before="20" w:after="20"/>
              <w:rPr>
                <w:b/>
                <w:bCs/>
                <w:sz w:val="19"/>
                <w:szCs w:val="19"/>
              </w:rPr>
            </w:pPr>
            <w:r>
              <w:rPr>
                <w:b/>
                <w:bCs/>
                <w:sz w:val="19"/>
                <w:szCs w:val="19"/>
              </w:rPr>
              <w:t xml:space="preserve">Shoulder Check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91DA77"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770470"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F2043F" w14:textId="77777777" w:rsidR="00882086" w:rsidRDefault="00000000">
            <w:pPr>
              <w:spacing w:before="20" w:after="20"/>
              <w:rPr>
                <w:sz w:val="19"/>
                <w:szCs w:val="19"/>
              </w:rPr>
            </w:pPr>
            <w:r>
              <w:rPr>
                <w:sz w:val="19"/>
                <w:szCs w:val="19"/>
              </w:rPr>
              <w:t>You hit a foe with your armor to throw them off balance. Make a fist Strike even if you don't have a hand free; if you're wielding a gauntlet or spiked gauntlet, you can make a Strike with one of those weapons instead. The Strike gains the following additional results:</w:t>
            </w:r>
          </w:p>
          <w:p w14:paraId="3099AA46" w14:textId="77777777" w:rsidR="00882086" w:rsidRDefault="00882086">
            <w:pPr>
              <w:spacing w:before="20" w:after="20"/>
              <w:rPr>
                <w:sz w:val="19"/>
                <w:szCs w:val="19"/>
              </w:rPr>
            </w:pPr>
          </w:p>
          <w:p w14:paraId="1225FA8D" w14:textId="77777777" w:rsidR="00882086" w:rsidRDefault="00000000">
            <w:pPr>
              <w:spacing w:before="20" w:after="20"/>
              <w:rPr>
                <w:sz w:val="19"/>
                <w:szCs w:val="19"/>
              </w:rPr>
            </w:pPr>
            <w:r>
              <w:rPr>
                <w:b/>
                <w:bCs/>
                <w:sz w:val="19"/>
                <w:szCs w:val="19"/>
              </w:rPr>
              <w:t>Critical Success</w:t>
            </w:r>
            <w:r>
              <w:rPr>
                <w:sz w:val="19"/>
                <w:szCs w:val="19"/>
              </w:rPr>
              <w:t xml:space="preserve"> The target is Wrong-Footed for you until the end of the next round.</w:t>
            </w:r>
          </w:p>
          <w:p w14:paraId="5609B2C3" w14:textId="77777777" w:rsidR="00882086" w:rsidRDefault="00000000">
            <w:pPr>
              <w:spacing w:before="20" w:after="20"/>
              <w:rPr>
                <w:sz w:val="19"/>
                <w:szCs w:val="19"/>
              </w:rPr>
            </w:pPr>
            <w:r>
              <w:rPr>
                <w:b/>
                <w:bCs/>
                <w:sz w:val="19"/>
                <w:szCs w:val="19"/>
              </w:rPr>
              <w:t>Success</w:t>
            </w:r>
            <w:r>
              <w:rPr>
                <w:sz w:val="19"/>
                <w:szCs w:val="19"/>
              </w:rPr>
              <w:t xml:space="preserve"> The target is Wrong-Footed for you against the next Attack you attempt against it before the end of your next Opportunity.</w:t>
            </w:r>
          </w:p>
          <w:p w14:paraId="4D1BBDE1" w14:textId="77777777" w:rsidR="00882086" w:rsidRDefault="00000000">
            <w:pPr>
              <w:spacing w:before="20" w:after="20"/>
              <w:rPr>
                <w:sz w:val="19"/>
                <w:szCs w:val="19"/>
              </w:rPr>
            </w:pPr>
            <w:r>
              <w:rPr>
                <w:b/>
                <w:bCs/>
                <w:sz w:val="19"/>
                <w:szCs w:val="19"/>
              </w:rPr>
              <w:t>Critical Failure</w:t>
            </w:r>
            <w:r>
              <w:rPr>
                <w:sz w:val="19"/>
                <w:szCs w:val="19"/>
              </w:rPr>
              <w:t xml:space="preserve"> You are Wrong-Footed against melee attacks the target attempts against you until the end of the next round.</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C502ED0" w14:textId="77777777" w:rsidR="00882086" w:rsidRDefault="00000000">
            <w:pPr>
              <w:spacing w:before="20" w:after="20"/>
              <w:rPr>
                <w:sz w:val="19"/>
                <w:szCs w:val="19"/>
              </w:rPr>
            </w:pPr>
            <w:r>
              <w:rPr>
                <w:sz w:val="19"/>
                <w:szCs w:val="19"/>
              </w:rPr>
              <w:t>Might</w:t>
            </w:r>
          </w:p>
        </w:tc>
      </w:tr>
      <w:tr w:rsidR="00882086" w14:paraId="66C8E7EE"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4EDE3E" w14:textId="77777777" w:rsidR="00882086" w:rsidRDefault="00000000">
            <w:pPr>
              <w:spacing w:before="20" w:after="20"/>
              <w:rPr>
                <w:b/>
                <w:bCs/>
                <w:sz w:val="19"/>
                <w:szCs w:val="19"/>
              </w:rPr>
            </w:pPr>
            <w:r>
              <w:rPr>
                <w:b/>
                <w:bCs/>
                <w:sz w:val="19"/>
                <w:szCs w:val="19"/>
              </w:rPr>
              <w:t>Flowing Defense</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B0D0A8"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419899"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87D7B6" w14:textId="77777777" w:rsidR="00882086" w:rsidRDefault="00000000">
            <w:pPr>
              <w:spacing w:before="20" w:after="20"/>
              <w:rPr>
                <w:b/>
                <w:bCs/>
                <w:sz w:val="19"/>
                <w:szCs w:val="19"/>
              </w:rPr>
            </w:pPr>
            <w:r>
              <w:rPr>
                <w:b/>
                <w:bCs/>
                <w:sz w:val="19"/>
                <w:szCs w:val="19"/>
              </w:rPr>
              <w:t xml:space="preserve">Flowing Defense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26B2873" w14:textId="77777777" w:rsidR="00882086" w:rsidRDefault="00000000">
            <w:pPr>
              <w:spacing w:before="20" w:after="20"/>
              <w:rPr>
                <w:sz w:val="19"/>
                <w:szCs w:val="19"/>
              </w:rPr>
            </w:pPr>
            <w:r>
              <w:rPr>
                <w:sz w:val="19"/>
                <w:szCs w:val="19"/>
              </w:rPr>
              <w:t>While wearing Full Mail:</w:t>
            </w:r>
          </w:p>
          <w:p w14:paraId="03FB9AA0" w14:textId="77777777" w:rsidR="00882086" w:rsidRDefault="00000000">
            <w:pPr>
              <w:numPr>
                <w:ilvl w:val="0"/>
                <w:numId w:val="20"/>
              </w:numPr>
              <w:spacing w:before="20" w:after="20"/>
              <w:rPr>
                <w:sz w:val="19"/>
                <w:szCs w:val="19"/>
              </w:rPr>
            </w:pPr>
            <w:r>
              <w:rPr>
                <w:sz w:val="19"/>
                <w:szCs w:val="19"/>
              </w:rPr>
              <w:t>when you Recenter, you may also Step;</w:t>
            </w:r>
          </w:p>
          <w:p w14:paraId="66678D3E" w14:textId="77777777" w:rsidR="00882086" w:rsidRDefault="00000000">
            <w:pPr>
              <w:numPr>
                <w:ilvl w:val="0"/>
                <w:numId w:val="20"/>
              </w:numPr>
              <w:spacing w:before="20" w:after="20"/>
              <w:rPr>
                <w:sz w:val="19"/>
                <w:szCs w:val="19"/>
              </w:rPr>
            </w:pPr>
            <w:r>
              <w:rPr>
                <w:sz w:val="19"/>
                <w:szCs w:val="19"/>
              </w:rPr>
              <w:t>-1 Condition Physical Guard versus Shove</w:t>
            </w:r>
          </w:p>
          <w:p w14:paraId="2DA2684E" w14:textId="77777777" w:rsidR="00882086" w:rsidRDefault="00000000">
            <w:pPr>
              <w:numPr>
                <w:ilvl w:val="0"/>
                <w:numId w:val="20"/>
              </w:numPr>
              <w:spacing w:before="20" w:after="20"/>
              <w:rPr>
                <w:sz w:val="19"/>
                <w:szCs w:val="19"/>
              </w:rPr>
            </w:pPr>
            <w:r>
              <w:rPr>
                <w:sz w:val="19"/>
                <w:szCs w:val="19"/>
              </w:rPr>
              <w:t>retains mail's normal vulnerability to piercing</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A883793" w14:textId="77777777" w:rsidR="00882086" w:rsidRDefault="00000000">
            <w:pPr>
              <w:spacing w:before="20" w:after="20"/>
              <w:rPr>
                <w:sz w:val="19"/>
                <w:szCs w:val="19"/>
              </w:rPr>
            </w:pPr>
            <w:r>
              <w:rPr>
                <w:sz w:val="19"/>
                <w:szCs w:val="19"/>
              </w:rPr>
              <w:t>Presence</w:t>
            </w:r>
          </w:p>
        </w:tc>
      </w:tr>
      <w:tr w:rsidR="00882086" w14:paraId="3D3E0265"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767405" w14:textId="77777777" w:rsidR="00882086" w:rsidRDefault="00000000">
            <w:pPr>
              <w:spacing w:before="20" w:after="20"/>
              <w:rPr>
                <w:b/>
                <w:bCs/>
                <w:sz w:val="19"/>
                <w:szCs w:val="19"/>
              </w:rPr>
            </w:pPr>
            <w:r>
              <w:rPr>
                <w:b/>
                <w:bCs/>
                <w:sz w:val="19"/>
                <w:szCs w:val="19"/>
              </w:rPr>
              <w:t>Supple Harness</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4DC68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C4D872"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B04CE1" w14:textId="77777777" w:rsidR="00882086" w:rsidRDefault="00000000">
            <w:pPr>
              <w:spacing w:before="20" w:after="20"/>
              <w:rPr>
                <w:sz w:val="19"/>
                <w:szCs w:val="19"/>
              </w:rPr>
            </w:pPr>
            <w:r>
              <w:rPr>
                <w:sz w:val="19"/>
                <w:szCs w:val="19"/>
              </w:rPr>
              <w:t>Your first Step each round ignores 1 point of Load Strain's effect on movement-related checks.</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8227D0" w14:textId="77777777" w:rsidR="00882086" w:rsidRDefault="00000000">
            <w:pPr>
              <w:spacing w:before="20" w:after="20"/>
              <w:rPr>
                <w:sz w:val="19"/>
                <w:szCs w:val="19"/>
              </w:rPr>
            </w:pPr>
            <w:r>
              <w:rPr>
                <w:sz w:val="19"/>
                <w:szCs w:val="19"/>
              </w:rPr>
              <w:t>Presence</w:t>
            </w:r>
          </w:p>
        </w:tc>
      </w:tr>
      <w:tr w:rsidR="00882086" w14:paraId="1087471F"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EEC080" w14:textId="77777777" w:rsidR="00882086" w:rsidRDefault="00000000">
            <w:pPr>
              <w:spacing w:before="20" w:after="20"/>
              <w:rPr>
                <w:b/>
                <w:bCs/>
                <w:sz w:val="19"/>
                <w:szCs w:val="19"/>
              </w:rPr>
            </w:pPr>
            <w:r>
              <w:rPr>
                <w:sz w:val="19"/>
                <w:szCs w:val="19"/>
              </w:rPr>
              <w:t xml:space="preserve">Roll With It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5B9FE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11491C"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2EB760" w14:textId="77777777" w:rsidR="00882086" w:rsidRDefault="00000000">
            <w:pPr>
              <w:spacing w:before="20" w:after="20"/>
              <w:rPr>
                <w:sz w:val="19"/>
                <w:szCs w:val="19"/>
              </w:rPr>
            </w:pPr>
            <w:r>
              <w:rPr>
                <w:sz w:val="19"/>
                <w:szCs w:val="19"/>
              </w:rPr>
              <w:t>When you are Grazed while wearing Full Mail, you may Step after resolving the attack and damage.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33DAFA0" w14:textId="77777777" w:rsidR="00882086" w:rsidRDefault="00000000">
            <w:pPr>
              <w:spacing w:before="20" w:after="20"/>
              <w:rPr>
                <w:sz w:val="19"/>
                <w:szCs w:val="19"/>
              </w:rPr>
            </w:pPr>
            <w:r>
              <w:rPr>
                <w:sz w:val="19"/>
                <w:szCs w:val="19"/>
              </w:rPr>
              <w:t>Presence</w:t>
            </w:r>
          </w:p>
        </w:tc>
      </w:tr>
      <w:tr w:rsidR="00882086" w14:paraId="4994C4B9"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C03A5E" w14:textId="77777777" w:rsidR="00882086" w:rsidRDefault="00000000">
            <w:pPr>
              <w:spacing w:before="20" w:after="20"/>
              <w:rPr>
                <w:b/>
                <w:bCs/>
                <w:sz w:val="19"/>
                <w:szCs w:val="19"/>
              </w:rPr>
            </w:pPr>
            <w:r>
              <w:rPr>
                <w:sz w:val="19"/>
                <w:szCs w:val="19"/>
              </w:rPr>
              <w:t xml:space="preserve">Turn the Scales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8BF446"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27103F"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A73388" w14:textId="77777777" w:rsidR="00882086" w:rsidRDefault="00000000">
            <w:pPr>
              <w:spacing w:before="20" w:after="20"/>
              <w:rPr>
                <w:sz w:val="19"/>
                <w:szCs w:val="19"/>
              </w:rPr>
            </w:pPr>
            <w:r>
              <w:rPr>
                <w:sz w:val="19"/>
                <w:szCs w:val="19"/>
              </w:rPr>
              <w:t>When you would be Hit, shift the blow to another armored, non-Exposed Zone.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B709870" w14:textId="77777777" w:rsidR="00882086" w:rsidRDefault="00000000">
            <w:pPr>
              <w:spacing w:before="20" w:after="20"/>
              <w:rPr>
                <w:sz w:val="19"/>
                <w:szCs w:val="19"/>
              </w:rPr>
            </w:pPr>
            <w:r>
              <w:rPr>
                <w:sz w:val="19"/>
                <w:szCs w:val="19"/>
              </w:rPr>
              <w:t>Wits</w:t>
            </w:r>
          </w:p>
        </w:tc>
      </w:tr>
      <w:tr w:rsidR="00882086" w14:paraId="7E2C69F8"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4BC459" w14:textId="77777777" w:rsidR="00882086" w:rsidRDefault="00000000">
            <w:pPr>
              <w:spacing w:before="20" w:after="20"/>
              <w:rPr>
                <w:b/>
                <w:bCs/>
                <w:sz w:val="19"/>
                <w:szCs w:val="19"/>
              </w:rPr>
            </w:pPr>
            <w:r>
              <w:rPr>
                <w:b/>
                <w:bCs/>
                <w:sz w:val="19"/>
                <w:szCs w:val="19"/>
              </w:rPr>
              <w:t xml:space="preserve">Layered Guard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B86DB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54CD62"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57F747" w14:textId="77777777" w:rsidR="00882086" w:rsidRDefault="00000000">
            <w:pPr>
              <w:spacing w:before="20" w:after="20"/>
              <w:rPr>
                <w:b/>
                <w:bCs/>
                <w:sz w:val="19"/>
                <w:szCs w:val="19"/>
              </w:rPr>
            </w:pPr>
            <w:r>
              <w:rPr>
                <w:b/>
                <w:bCs/>
                <w:sz w:val="19"/>
                <w:szCs w:val="19"/>
              </w:rPr>
              <w:t xml:space="preserve">Layered Guard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BB62DFE" w14:textId="77777777" w:rsidR="00882086" w:rsidRDefault="00000000">
            <w:pPr>
              <w:spacing w:before="20" w:after="20"/>
              <w:rPr>
                <w:sz w:val="19"/>
                <w:szCs w:val="19"/>
              </w:rPr>
            </w:pPr>
            <w:r>
              <w:rPr>
                <w:sz w:val="19"/>
                <w:szCs w:val="19"/>
              </w:rPr>
              <w:t>While wearing Full Scale:</w:t>
            </w:r>
          </w:p>
          <w:p w14:paraId="070F42E4" w14:textId="77777777" w:rsidR="00882086" w:rsidRDefault="00000000">
            <w:pPr>
              <w:numPr>
                <w:ilvl w:val="0"/>
                <w:numId w:val="21"/>
              </w:numPr>
              <w:spacing w:before="20" w:after="20"/>
              <w:rPr>
                <w:sz w:val="19"/>
                <w:szCs w:val="19"/>
              </w:rPr>
            </w:pPr>
            <w:r>
              <w:rPr>
                <w:sz w:val="19"/>
                <w:szCs w:val="19"/>
              </w:rPr>
              <w:t>the first time each round a Zone becomes Exposed, another Zone of your choice gains +1 Protection until your next Opportunity.</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85E198" w14:textId="77777777" w:rsidR="00882086" w:rsidRDefault="00000000">
            <w:pPr>
              <w:spacing w:before="20" w:after="20"/>
              <w:rPr>
                <w:sz w:val="19"/>
                <w:szCs w:val="19"/>
              </w:rPr>
            </w:pPr>
            <w:r>
              <w:rPr>
                <w:sz w:val="19"/>
                <w:szCs w:val="19"/>
              </w:rPr>
              <w:t>Wits</w:t>
            </w:r>
          </w:p>
        </w:tc>
      </w:tr>
      <w:tr w:rsidR="00882086" w14:paraId="65B01D73"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EA42B6" w14:textId="77777777" w:rsidR="00882086" w:rsidRDefault="00000000">
            <w:pPr>
              <w:spacing w:before="20" w:after="20"/>
              <w:rPr>
                <w:b/>
                <w:bCs/>
                <w:sz w:val="19"/>
                <w:szCs w:val="19"/>
              </w:rPr>
            </w:pPr>
            <w:r>
              <w:rPr>
                <w:b/>
                <w:bCs/>
                <w:sz w:val="19"/>
                <w:szCs w:val="19"/>
              </w:rPr>
              <w:t>Loose Guard</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0DFE16"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D94DCA"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89EFE9" w14:textId="77777777" w:rsidR="00882086" w:rsidRDefault="00000000">
            <w:pPr>
              <w:spacing w:before="20" w:after="20"/>
              <w:rPr>
                <w:sz w:val="19"/>
                <w:szCs w:val="19"/>
              </w:rPr>
            </w:pPr>
            <w:r>
              <w:rPr>
                <w:sz w:val="19"/>
                <w:szCs w:val="19"/>
              </w:rPr>
              <w:t>While all four Zones are Padded or Leather and your Load Strain is 0, Recenter lets you Step as part of the action.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C599F6" w14:textId="77777777" w:rsidR="00882086" w:rsidRDefault="00000000">
            <w:pPr>
              <w:spacing w:before="20" w:after="20"/>
              <w:rPr>
                <w:sz w:val="19"/>
                <w:szCs w:val="19"/>
              </w:rPr>
            </w:pPr>
            <w:r>
              <w:rPr>
                <w:sz w:val="19"/>
                <w:szCs w:val="19"/>
              </w:rPr>
              <w:t>Agility</w:t>
            </w:r>
          </w:p>
        </w:tc>
      </w:tr>
      <w:tr w:rsidR="00882086" w14:paraId="01A2400A"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66AFA0" w14:textId="77777777" w:rsidR="00882086" w:rsidRDefault="00000000">
            <w:pPr>
              <w:spacing w:before="20" w:after="20"/>
              <w:rPr>
                <w:b/>
                <w:bCs/>
                <w:sz w:val="19"/>
                <w:szCs w:val="19"/>
              </w:rPr>
            </w:pPr>
            <w:r>
              <w:rPr>
                <w:b/>
                <w:bCs/>
                <w:sz w:val="19"/>
                <w:szCs w:val="19"/>
              </w:rPr>
              <w:lastRenderedPageBreak/>
              <w:t xml:space="preserve">Light on Your Feet </w:t>
            </w:r>
            <w:r>
              <w:rPr>
                <w:rFonts w:ascii="Segoe UI Symbol" w:hAnsi="Segoe UI Symbol" w:cs="Segoe UI Symbol"/>
                <w:sz w:val="19"/>
                <w:szCs w:val="19"/>
              </w:rPr>
              <w:t>❶</w:t>
            </w:r>
          </w:p>
          <w:p w14:paraId="6E6C67B6" w14:textId="77777777" w:rsidR="00882086" w:rsidRDefault="00882086">
            <w:pPr>
              <w:spacing w:before="20" w:after="20"/>
              <w:rPr>
                <w:b/>
                <w:bCs/>
                <w:sz w:val="19"/>
                <w:szCs w:val="19"/>
              </w:rPr>
            </w:pP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D3A21C"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FEE2B8"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14C5874" w14:textId="77777777" w:rsidR="00882086" w:rsidRDefault="00000000">
            <w:pPr>
              <w:spacing w:before="20" w:after="20"/>
              <w:rPr>
                <w:b/>
                <w:bCs/>
                <w:sz w:val="19"/>
                <w:szCs w:val="19"/>
              </w:rPr>
            </w:pPr>
            <w:r>
              <w:rPr>
                <w:b/>
                <w:bCs/>
                <w:sz w:val="19"/>
                <w:szCs w:val="19"/>
              </w:rPr>
              <w:t xml:space="preserve">Light on Your Feet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8EA290B" w14:textId="77777777" w:rsidR="00882086" w:rsidRDefault="00000000">
            <w:pPr>
              <w:spacing w:before="20" w:after="20"/>
              <w:rPr>
                <w:sz w:val="19"/>
                <w:szCs w:val="19"/>
              </w:rPr>
            </w:pPr>
            <w:r>
              <w:rPr>
                <w:sz w:val="19"/>
                <w:szCs w:val="19"/>
              </w:rPr>
              <w:t>While in light armor:</w:t>
            </w:r>
          </w:p>
          <w:p w14:paraId="3A3548BD" w14:textId="77777777" w:rsidR="00882086" w:rsidRDefault="00000000">
            <w:pPr>
              <w:numPr>
                <w:ilvl w:val="0"/>
                <w:numId w:val="22"/>
              </w:numPr>
              <w:spacing w:before="20" w:after="20"/>
              <w:rPr>
                <w:sz w:val="19"/>
                <w:szCs w:val="19"/>
              </w:rPr>
            </w:pPr>
            <w:r>
              <w:rPr>
                <w:sz w:val="19"/>
                <w:szCs w:val="19"/>
              </w:rPr>
              <w:t>+1 Condition Physical Evade;</w:t>
            </w:r>
          </w:p>
          <w:p w14:paraId="293447EA" w14:textId="77777777" w:rsidR="00882086" w:rsidRDefault="00000000">
            <w:pPr>
              <w:numPr>
                <w:ilvl w:val="0"/>
                <w:numId w:val="22"/>
              </w:numPr>
              <w:spacing w:before="20" w:after="20"/>
              <w:rPr>
                <w:sz w:val="19"/>
                <w:szCs w:val="19"/>
              </w:rPr>
            </w:pPr>
            <w:r>
              <w:rPr>
                <w:sz w:val="19"/>
                <w:szCs w:val="19"/>
              </w:rPr>
              <w:t>After a creature Misses you, Step once per round;</w:t>
            </w:r>
          </w:p>
          <w:p w14:paraId="55B799E6" w14:textId="77777777" w:rsidR="00882086" w:rsidRDefault="00000000">
            <w:pPr>
              <w:numPr>
                <w:ilvl w:val="0"/>
                <w:numId w:val="22"/>
              </w:numPr>
              <w:spacing w:before="20" w:after="20"/>
              <w:rPr>
                <w:sz w:val="19"/>
                <w:szCs w:val="19"/>
              </w:rPr>
            </w:pPr>
            <w:r>
              <w:rPr>
                <w:sz w:val="19"/>
                <w:szCs w:val="19"/>
              </w:rPr>
              <w:t>Cannot be used if Load Strain exceeds 0.</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F97E7BD" w14:textId="77777777" w:rsidR="00882086" w:rsidRDefault="00000000">
            <w:pPr>
              <w:spacing w:before="20" w:after="20"/>
              <w:rPr>
                <w:sz w:val="19"/>
                <w:szCs w:val="19"/>
              </w:rPr>
            </w:pPr>
            <w:r>
              <w:rPr>
                <w:sz w:val="19"/>
                <w:szCs w:val="19"/>
              </w:rPr>
              <w:t>Agility</w:t>
            </w:r>
          </w:p>
        </w:tc>
      </w:tr>
    </w:tbl>
    <w:p w14:paraId="487F7535" w14:textId="77777777" w:rsidR="00882086" w:rsidRDefault="00000000">
      <w:pPr>
        <w:pStyle w:val="Heading1"/>
        <w:spacing w:before="300" w:after="160"/>
        <w:rPr>
          <w:rFonts w:eastAsia="Georgia"/>
          <w:b/>
          <w:bCs/>
          <w:color w:val="0E5F6B"/>
          <w:sz w:val="40"/>
          <w:szCs w:val="40"/>
        </w:rPr>
      </w:pPr>
      <w:bookmarkStart w:id="45" w:name="_Toc241476612"/>
      <w:r>
        <w:rPr>
          <w:rFonts w:eastAsia="Georgia"/>
          <w:b/>
          <w:bCs/>
          <w:color w:val="0E5F6B"/>
          <w:sz w:val="40"/>
          <w:szCs w:val="40"/>
        </w:rPr>
        <w:t>7. Rules Elements</w:t>
      </w:r>
      <w:bookmarkEnd w:id="45"/>
    </w:p>
    <w:p w14:paraId="5CC04739" w14:textId="77777777" w:rsidR="00882086" w:rsidRDefault="00000000">
      <w:pPr>
        <w:pStyle w:val="Heading2"/>
        <w:keepNext/>
        <w:spacing w:before="240" w:after="120"/>
        <w:rPr>
          <w:rFonts w:eastAsia="Georgia"/>
          <w:b/>
          <w:bCs/>
          <w:color w:val="E2703A"/>
          <w:sz w:val="28"/>
          <w:szCs w:val="28"/>
        </w:rPr>
      </w:pPr>
      <w:bookmarkStart w:id="46" w:name="_Toc241476613"/>
      <w:r>
        <w:rPr>
          <w:rFonts w:eastAsia="Georgia"/>
          <w:b/>
          <w:bCs/>
          <w:color w:val="E2703A"/>
          <w:sz w:val="28"/>
          <w:szCs w:val="28"/>
        </w:rPr>
        <w:t>Traits</w:t>
      </w:r>
      <w:bookmarkEnd w:id="46"/>
    </w:p>
    <w:tbl>
      <w:tblPr>
        <w:tblW w:w="9020" w:type="dxa"/>
        <w:tblInd w:w="-25" w:type="dxa"/>
        <w:tblLayout w:type="fixed"/>
        <w:tblCellMar>
          <w:top w:w="40" w:type="dxa"/>
          <w:left w:w="80" w:type="dxa"/>
          <w:bottom w:w="40" w:type="dxa"/>
          <w:right w:w="80" w:type="dxa"/>
        </w:tblCellMar>
        <w:tblLook w:val="04A0" w:firstRow="1" w:lastRow="0" w:firstColumn="1" w:lastColumn="0" w:noHBand="0" w:noVBand="1"/>
      </w:tblPr>
      <w:tblGrid>
        <w:gridCol w:w="1727"/>
        <w:gridCol w:w="7293"/>
      </w:tblGrid>
      <w:tr w:rsidR="00882086" w14:paraId="4ADE6429" w14:textId="77777777">
        <w:trPr>
          <w:cantSplit/>
          <w:tblHeader/>
        </w:trPr>
        <w:tc>
          <w:tcPr>
            <w:tcW w:w="172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7793A42" w14:textId="77777777" w:rsidR="00882086" w:rsidRDefault="00000000">
            <w:pPr>
              <w:spacing w:before="20" w:after="20"/>
              <w:rPr>
                <w:sz w:val="19"/>
                <w:szCs w:val="19"/>
              </w:rPr>
            </w:pPr>
            <w:r>
              <w:rPr>
                <w:b/>
                <w:bCs/>
                <w:color w:val="FFFFFF"/>
                <w:sz w:val="19"/>
                <w:szCs w:val="19"/>
              </w:rPr>
              <w:t>Traits</w:t>
            </w:r>
          </w:p>
        </w:tc>
        <w:tc>
          <w:tcPr>
            <w:tcW w:w="729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0BCED09" w14:textId="77777777" w:rsidR="00882086" w:rsidRDefault="00000000">
            <w:pPr>
              <w:spacing w:before="20" w:after="20"/>
              <w:rPr>
                <w:sz w:val="19"/>
                <w:szCs w:val="19"/>
              </w:rPr>
            </w:pPr>
            <w:r>
              <w:rPr>
                <w:b/>
                <w:bCs/>
                <w:color w:val="FFFFFF"/>
                <w:sz w:val="19"/>
                <w:szCs w:val="19"/>
              </w:rPr>
              <w:t>What it means</w:t>
            </w:r>
          </w:p>
        </w:tc>
      </w:tr>
      <w:tr w:rsidR="00882086" w14:paraId="25BF293D"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B55654" w14:textId="77777777" w:rsidR="00882086" w:rsidRDefault="00000000">
            <w:pPr>
              <w:spacing w:before="20" w:after="20"/>
              <w:rPr>
                <w:sz w:val="19"/>
                <w:szCs w:val="19"/>
              </w:rPr>
            </w:pPr>
            <w:r>
              <w:rPr>
                <w:sz w:val="19"/>
                <w:szCs w:val="19"/>
              </w:rPr>
              <w:t>Attack</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BDC1C3" w14:textId="77777777" w:rsidR="00882086" w:rsidRDefault="00000000">
            <w:pPr>
              <w:spacing w:before="20" w:after="20"/>
              <w:rPr>
                <w:sz w:val="19"/>
                <w:szCs w:val="19"/>
              </w:rPr>
            </w:pPr>
            <w:r>
              <w:rPr>
                <w:sz w:val="19"/>
                <w:szCs w:val="19"/>
              </w:rPr>
              <w:t>An action a foe answers with a Defense. Attacks are resolved as Exchanges (see Chapter 2: The Exchange). A Committed Strike ❸ is also Weighted.</w:t>
            </w:r>
          </w:p>
        </w:tc>
      </w:tr>
      <w:tr w:rsidR="00882086" w14:paraId="48F0288F"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9DC302" w14:textId="77777777" w:rsidR="00882086" w:rsidRDefault="00000000">
            <w:pPr>
              <w:spacing w:before="20" w:after="20"/>
              <w:rPr>
                <w:sz w:val="19"/>
                <w:szCs w:val="19"/>
              </w:rPr>
            </w:pPr>
            <w:r>
              <w:rPr>
                <w:sz w:val="19"/>
                <w:szCs w:val="19"/>
              </w:rPr>
              <w:t>Motion</w:t>
            </w:r>
          </w:p>
        </w:tc>
        <w:tc>
          <w:tcPr>
            <w:tcW w:w="7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4EDFE6" w14:textId="77777777" w:rsidR="00882086" w:rsidRDefault="00000000">
            <w:pPr>
              <w:spacing w:before="20" w:after="20"/>
              <w:rPr>
                <w:sz w:val="19"/>
                <w:szCs w:val="19"/>
              </w:rPr>
            </w:pPr>
            <w:r>
              <w:rPr>
                <w:sz w:val="19"/>
                <w:szCs w:val="19"/>
              </w:rPr>
              <w:t>You change position under your own power. Moving into a foe’s Total Reach may provoke an Intercept from that foe; moving out of it may provoke a Reaction from anyone with a Talent that allows it. Step does neither.</w:t>
            </w:r>
          </w:p>
        </w:tc>
      </w:tr>
      <w:tr w:rsidR="00882086" w14:paraId="46A982F4"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50E405" w14:textId="77777777" w:rsidR="00882086" w:rsidRDefault="00000000">
            <w:pPr>
              <w:spacing w:before="20" w:after="20"/>
              <w:rPr>
                <w:sz w:val="19"/>
                <w:szCs w:val="19"/>
              </w:rPr>
            </w:pPr>
            <w:r>
              <w:rPr>
                <w:sz w:val="19"/>
                <w:szCs w:val="19"/>
              </w:rPr>
              <w:t>Manipulate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486722" w14:textId="77777777" w:rsidR="00882086" w:rsidRDefault="00000000">
            <w:pPr>
              <w:spacing w:before="20" w:after="20"/>
              <w:rPr>
                <w:sz w:val="19"/>
                <w:szCs w:val="19"/>
              </w:rPr>
            </w:pPr>
            <w:r>
              <w:rPr>
                <w:sz w:val="19"/>
                <w:szCs w:val="19"/>
              </w:rPr>
              <w:t>You use your hands. You need at least one free, and fine work near an enemy can provoke a Reaction from them.</w:t>
            </w:r>
          </w:p>
        </w:tc>
      </w:tr>
      <w:tr w:rsidR="00882086" w14:paraId="1031A5CC"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11B15D" w14:textId="77777777" w:rsidR="00882086" w:rsidRDefault="00000000">
            <w:pPr>
              <w:spacing w:before="20" w:after="20"/>
              <w:rPr>
                <w:sz w:val="19"/>
                <w:szCs w:val="19"/>
              </w:rPr>
            </w:pPr>
            <w:r>
              <w:rPr>
                <w:sz w:val="19"/>
                <w:szCs w:val="19"/>
              </w:rPr>
              <w:t>Concentrate</w:t>
            </w:r>
          </w:p>
        </w:tc>
        <w:tc>
          <w:tcPr>
            <w:tcW w:w="7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CE3E1C" w14:textId="77777777" w:rsidR="00882086" w:rsidRDefault="00000000">
            <w:pPr>
              <w:spacing w:before="20" w:after="20"/>
              <w:rPr>
                <w:sz w:val="19"/>
                <w:szCs w:val="19"/>
              </w:rPr>
            </w:pPr>
            <w:r>
              <w:rPr>
                <w:sz w:val="19"/>
                <w:szCs w:val="19"/>
              </w:rPr>
              <w:t>Maneuvers with this Trait take an extra action to complete if you are Heedless.</w:t>
            </w:r>
          </w:p>
        </w:tc>
      </w:tr>
      <w:tr w:rsidR="00882086" w14:paraId="32A98D15"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B22CB1" w14:textId="77777777" w:rsidR="00882086" w:rsidRDefault="00000000">
            <w:pPr>
              <w:spacing w:before="20" w:after="20"/>
              <w:rPr>
                <w:sz w:val="19"/>
                <w:szCs w:val="19"/>
              </w:rPr>
            </w:pPr>
            <w:r>
              <w:rPr>
                <w:sz w:val="19"/>
                <w:szCs w:val="19"/>
              </w:rPr>
              <w:t>Stance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697B3C" w14:textId="77777777" w:rsidR="00882086" w:rsidRDefault="00000000">
            <w:pPr>
              <w:spacing w:before="20" w:after="20"/>
              <w:rPr>
                <w:sz w:val="19"/>
                <w:szCs w:val="19"/>
              </w:rPr>
            </w:pPr>
            <w:r>
              <w:rPr>
                <w:sz w:val="19"/>
                <w:szCs w:val="19"/>
              </w:rPr>
              <w:t>A way of standing and holding yourself. You can be in only one stance at a time, and it lasts until you leave it, fall unconscious, or enter another.</w:t>
            </w:r>
          </w:p>
        </w:tc>
      </w:tr>
      <w:tr w:rsidR="00882086" w14:paraId="7CA82638"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9621C4" w14:textId="77777777" w:rsidR="00882086" w:rsidRDefault="00000000">
            <w:pPr>
              <w:spacing w:before="20" w:after="20"/>
              <w:rPr>
                <w:sz w:val="19"/>
                <w:szCs w:val="19"/>
              </w:rPr>
            </w:pPr>
            <w:r>
              <w:rPr>
                <w:sz w:val="19"/>
                <w:szCs w:val="19"/>
              </w:rPr>
              <w:t>Auditory</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9A2C73" w14:textId="77777777" w:rsidR="00882086" w:rsidRDefault="00000000">
            <w:pPr>
              <w:spacing w:before="20" w:after="20"/>
              <w:rPr>
                <w:sz w:val="19"/>
                <w:szCs w:val="19"/>
              </w:rPr>
            </w:pPr>
            <w:r>
              <w:rPr>
                <w:sz w:val="19"/>
                <w:szCs w:val="19"/>
              </w:rPr>
              <w:t>It works through sound. It fails on the deafened, and on anyone who cannot hear you.</w:t>
            </w:r>
          </w:p>
        </w:tc>
      </w:tr>
      <w:tr w:rsidR="00882086" w14:paraId="67FCDF19"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CF28A7" w14:textId="77777777" w:rsidR="00882086" w:rsidRDefault="00000000">
            <w:pPr>
              <w:spacing w:before="20" w:after="20"/>
              <w:rPr>
                <w:sz w:val="19"/>
                <w:szCs w:val="19"/>
              </w:rPr>
            </w:pPr>
            <w:r>
              <w:rPr>
                <w:sz w:val="19"/>
                <w:szCs w:val="19"/>
              </w:rPr>
              <w:t>Visual</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5787AD" w14:textId="77777777" w:rsidR="00882086" w:rsidRDefault="00000000">
            <w:pPr>
              <w:spacing w:before="20" w:after="20"/>
              <w:rPr>
                <w:sz w:val="19"/>
                <w:szCs w:val="19"/>
              </w:rPr>
            </w:pPr>
            <w:r>
              <w:rPr>
                <w:sz w:val="19"/>
                <w:szCs w:val="19"/>
              </w:rPr>
              <w:t>It works through sight. It fails on the blinded, and on anyone who cannot see you.</w:t>
            </w:r>
          </w:p>
        </w:tc>
      </w:tr>
      <w:tr w:rsidR="00882086" w14:paraId="20E7BC44"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07A79C" w14:textId="77777777" w:rsidR="00882086" w:rsidRDefault="00000000">
            <w:pPr>
              <w:spacing w:before="20" w:after="20"/>
              <w:rPr>
                <w:sz w:val="19"/>
                <w:szCs w:val="19"/>
              </w:rPr>
            </w:pPr>
            <w:r>
              <w:rPr>
                <w:sz w:val="19"/>
                <w:szCs w:val="19"/>
              </w:rPr>
              <w:t>Mental</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B5EA3C" w14:textId="77777777" w:rsidR="00882086" w:rsidRDefault="00000000">
            <w:pPr>
              <w:spacing w:before="20" w:after="20"/>
              <w:rPr>
                <w:sz w:val="19"/>
                <w:szCs w:val="19"/>
              </w:rPr>
            </w:pPr>
            <w:r>
              <w:rPr>
                <w:sz w:val="19"/>
                <w:szCs w:val="19"/>
              </w:rPr>
              <w:t>It works on the mind. It fails on anything mindless.</w:t>
            </w:r>
          </w:p>
        </w:tc>
      </w:tr>
      <w:tr w:rsidR="00882086" w14:paraId="153A0461"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2E4694" w14:textId="77777777" w:rsidR="00882086" w:rsidRDefault="00000000">
            <w:pPr>
              <w:spacing w:before="20" w:after="20"/>
              <w:rPr>
                <w:sz w:val="19"/>
                <w:szCs w:val="19"/>
              </w:rPr>
            </w:pPr>
            <w:r>
              <w:rPr>
                <w:sz w:val="19"/>
                <w:szCs w:val="19"/>
              </w:rPr>
              <w:t>Emotion</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69FB8" w14:textId="77777777" w:rsidR="00882086" w:rsidRDefault="00000000">
            <w:pPr>
              <w:spacing w:before="20" w:after="20"/>
              <w:rPr>
                <w:sz w:val="19"/>
                <w:szCs w:val="19"/>
              </w:rPr>
            </w:pPr>
            <w:r>
              <w:rPr>
                <w:sz w:val="19"/>
                <w:szCs w:val="19"/>
              </w:rPr>
              <w:t>A mental effect that works on feeling. Anything immune to emotion ignores it.</w:t>
            </w:r>
          </w:p>
        </w:tc>
      </w:tr>
      <w:tr w:rsidR="00882086" w14:paraId="4480CCE5"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C6A8FE" w14:textId="77777777" w:rsidR="00882086" w:rsidRDefault="00000000">
            <w:pPr>
              <w:spacing w:before="20" w:after="20"/>
              <w:rPr>
                <w:sz w:val="19"/>
                <w:szCs w:val="19"/>
              </w:rPr>
            </w:pPr>
            <w:r>
              <w:rPr>
                <w:sz w:val="19"/>
                <w:szCs w:val="19"/>
              </w:rPr>
              <w:t>Reaction</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4E1B78" w14:textId="77777777" w:rsidR="00882086" w:rsidRDefault="00000000">
            <w:pPr>
              <w:spacing w:before="20" w:after="20"/>
              <w:rPr>
                <w:sz w:val="19"/>
                <w:szCs w:val="19"/>
              </w:rPr>
            </w:pPr>
            <w:r>
              <w:rPr>
                <w:sz w:val="19"/>
                <w:szCs w:val="19"/>
              </w:rPr>
              <w:t>A Maneuver you may perform outside your Opportunity, the moment its Trigger occurs. It costs its listed actions from the same six as everything else, and you may use as many Reactions in a round as you can afford. A Reaction never triggers another Reaction. Marked ↺ beside its cost.</w:t>
            </w:r>
          </w:p>
        </w:tc>
      </w:tr>
      <w:tr w:rsidR="00882086" w14:paraId="4BE3C127"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41423D" w14:textId="77777777" w:rsidR="00882086" w:rsidRDefault="00000000">
            <w:pPr>
              <w:spacing w:before="20" w:after="20"/>
              <w:rPr>
                <w:sz w:val="19"/>
                <w:szCs w:val="19"/>
              </w:rPr>
            </w:pPr>
            <w:r>
              <w:rPr>
                <w:sz w:val="19"/>
                <w:szCs w:val="19"/>
              </w:rPr>
              <w:t>Press</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96D7DC" w14:textId="77777777" w:rsidR="00882086" w:rsidRDefault="00000000">
            <w:pPr>
              <w:spacing w:before="20" w:after="20"/>
              <w:rPr>
                <w:sz w:val="19"/>
                <w:szCs w:val="19"/>
              </w:rPr>
            </w:pPr>
            <w:r>
              <w:rPr>
                <w:sz w:val="19"/>
                <w:szCs w:val="19"/>
              </w:rPr>
              <w:t xml:space="preserve">Actions with this trait follow up an earlier attack. You can use a </w:t>
            </w:r>
            <w:r>
              <w:rPr>
                <w:b/>
                <w:bCs/>
                <w:sz w:val="19"/>
                <w:szCs w:val="19"/>
                <w:highlight w:val="green"/>
              </w:rPr>
              <w:t>Press</w:t>
            </w:r>
            <w:r>
              <w:rPr>
                <w:sz w:val="19"/>
                <w:szCs w:val="19"/>
              </w:rPr>
              <w:t xml:space="preserve"> action only if your previous action this round was a Strike against the same target, and only at your own Opportunity. Some actions with the Press trait also grant an effect on a failure. The effects that are added on a failure don’t apply on a critical failure. If your Press action succeeds, you can choose to apply the failure effect instead (for example, when an attack deals no damage due to resistance).</w:t>
            </w:r>
          </w:p>
        </w:tc>
      </w:tr>
      <w:tr w:rsidR="00882086" w14:paraId="2BD3DD7A"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75D1C7" w14:textId="77777777" w:rsidR="00882086" w:rsidRDefault="00000000">
            <w:pPr>
              <w:spacing w:before="20" w:after="20"/>
            </w:pPr>
            <w:r>
              <w:rPr>
                <w:sz w:val="19"/>
                <w:szCs w:val="19"/>
              </w:rPr>
              <w:t>Weighted</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FDAC9C" w14:textId="77777777" w:rsidR="00882086" w:rsidRDefault="00000000">
            <w:pPr>
              <w:spacing w:before="20" w:after="20"/>
            </w:pPr>
            <w:r>
              <w:rPr>
                <w:sz w:val="19"/>
                <w:szCs w:val="19"/>
              </w:rPr>
              <w:t>A Committed Strike ❸. If it is Stopped (a Graze or a Miss), you are Exposed in a Zone of the defender’s choice.</w:t>
            </w:r>
          </w:p>
        </w:tc>
      </w:tr>
      <w:tr w:rsidR="00882086" w14:paraId="4B2877A3"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E44E15" w14:textId="77777777" w:rsidR="00882086" w:rsidRDefault="00000000">
            <w:pPr>
              <w:spacing w:before="20" w:after="20"/>
            </w:pPr>
            <w:r>
              <w:rPr>
                <w:sz w:val="19"/>
                <w:szCs w:val="19"/>
              </w:rPr>
              <w:t>Prepared</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9487BF" w14:textId="77777777" w:rsidR="00882086" w:rsidRDefault="00000000">
            <w:pPr>
              <w:spacing w:before="20" w:after="20"/>
            </w:pPr>
            <w:r>
              <w:rPr>
                <w:sz w:val="19"/>
                <w:szCs w:val="19"/>
              </w:rPr>
              <w:t>A Maneuver of three or more actions. Spend one action now and reserve the rest; it resolves at your next Opportunity (see Encounter Mode).</w:t>
            </w:r>
          </w:p>
        </w:tc>
      </w:tr>
      <w:tr w:rsidR="00882086" w14:paraId="7EFE7EAA"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828C77" w14:textId="77777777" w:rsidR="00882086" w:rsidRDefault="00000000">
            <w:pPr>
              <w:spacing w:before="20" w:after="20"/>
            </w:pPr>
            <w:r>
              <w:rPr>
                <w:sz w:val="19"/>
                <w:szCs w:val="19"/>
              </w:rPr>
              <w:t>Flexible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53B2C8" w14:textId="77777777" w:rsidR="00882086" w:rsidRDefault="00000000">
            <w:pPr>
              <w:spacing w:before="20" w:after="20"/>
            </w:pPr>
            <w:r>
              <w:rPr>
                <w:sz w:val="19"/>
                <w:szCs w:val="19"/>
              </w:rPr>
              <w:t>A weapon that cannot Parry, form a Bind, or be Bound.</w:t>
            </w:r>
          </w:p>
        </w:tc>
      </w:tr>
      <w:tr w:rsidR="00882086" w14:paraId="12BDD7D6"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4E4210" w14:textId="77777777" w:rsidR="00882086" w:rsidRDefault="00000000">
            <w:pPr>
              <w:spacing w:before="20" w:after="20"/>
            </w:pPr>
            <w:r>
              <w:rPr>
                <w:sz w:val="19"/>
                <w:szCs w:val="19"/>
              </w:rPr>
              <w:t>Massive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490E7E" w14:textId="77777777" w:rsidR="00882086" w:rsidRDefault="00000000">
            <w:pPr>
              <w:spacing w:before="20" w:after="20"/>
            </w:pPr>
            <w:r>
              <w:rPr>
                <w:sz w:val="19"/>
                <w:szCs w:val="19"/>
              </w:rPr>
              <w:t>An attack so heavy that any Critical Hit Wounds, whether or not the Zone was Exposed. Reserved for the largest creatures.</w:t>
            </w:r>
          </w:p>
        </w:tc>
      </w:tr>
      <w:tr w:rsidR="00882086" w14:paraId="31C9FC7F"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0DDAFA" w14:textId="77777777" w:rsidR="00882086" w:rsidRDefault="00000000">
            <w:pPr>
              <w:spacing w:before="20" w:after="20"/>
            </w:pPr>
            <w:r>
              <w:rPr>
                <w:sz w:val="19"/>
                <w:szCs w:val="19"/>
              </w:rPr>
              <w:t>Unparryable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965F11" w14:textId="77777777" w:rsidR="00882086" w:rsidRDefault="00000000">
            <w:pPr>
              <w:spacing w:before="20" w:after="20"/>
            </w:pPr>
            <w:r>
              <w:rPr>
                <w:sz w:val="19"/>
                <w:szCs w:val="19"/>
              </w:rPr>
              <w:t>An attack that cannot be answered with Parry and offers nothing to Bind. Guard still applies to it.</w:t>
            </w:r>
          </w:p>
        </w:tc>
      </w:tr>
    </w:tbl>
    <w:p w14:paraId="2CE86E80" w14:textId="77777777" w:rsidR="00882086" w:rsidRDefault="00882086"/>
    <w:p w14:paraId="6BE40096" w14:textId="77777777" w:rsidR="00882086" w:rsidRDefault="00000000">
      <w:pPr>
        <w:pStyle w:val="Heading2"/>
        <w:keepNext/>
        <w:spacing w:before="240" w:after="120"/>
        <w:rPr>
          <w:rFonts w:eastAsia="Georgia"/>
          <w:b/>
          <w:bCs/>
          <w:color w:val="E2703A"/>
          <w:sz w:val="28"/>
          <w:szCs w:val="28"/>
        </w:rPr>
      </w:pPr>
      <w:bookmarkStart w:id="47" w:name="_Toc241476614"/>
      <w:r>
        <w:rPr>
          <w:rFonts w:eastAsia="Georgia"/>
          <w:b/>
          <w:bCs/>
          <w:color w:val="E2703A"/>
          <w:sz w:val="28"/>
          <w:szCs w:val="28"/>
        </w:rPr>
        <w:t>Conditions</w:t>
      </w:r>
      <w:bookmarkEnd w:id="47"/>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197"/>
        <w:gridCol w:w="7163"/>
      </w:tblGrid>
      <w:tr w:rsidR="00882086" w14:paraId="28FB9162" w14:textId="77777777">
        <w:trPr>
          <w:cantSplit/>
          <w:tblHeader/>
        </w:trPr>
        <w:tc>
          <w:tcPr>
            <w:tcW w:w="21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4F75D66" w14:textId="77777777" w:rsidR="00882086" w:rsidRDefault="00000000">
            <w:pPr>
              <w:spacing w:before="20" w:after="20"/>
              <w:rPr>
                <w:sz w:val="19"/>
                <w:szCs w:val="19"/>
              </w:rPr>
            </w:pPr>
            <w:r>
              <w:rPr>
                <w:b/>
                <w:bCs/>
                <w:color w:val="FFFFFF"/>
                <w:sz w:val="19"/>
                <w:szCs w:val="19"/>
              </w:rPr>
              <w:t>Condition</w:t>
            </w:r>
          </w:p>
        </w:tc>
        <w:tc>
          <w:tcPr>
            <w:tcW w:w="71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0C6E2E7" w14:textId="77777777" w:rsidR="00882086" w:rsidRDefault="00000000">
            <w:pPr>
              <w:spacing w:before="20" w:after="20"/>
              <w:rPr>
                <w:sz w:val="19"/>
                <w:szCs w:val="19"/>
              </w:rPr>
            </w:pPr>
            <w:r>
              <w:rPr>
                <w:b/>
                <w:bCs/>
                <w:color w:val="FFFFFF"/>
                <w:sz w:val="19"/>
                <w:szCs w:val="19"/>
              </w:rPr>
              <w:t>In one line</w:t>
            </w:r>
          </w:p>
        </w:tc>
      </w:tr>
      <w:tr w:rsidR="00882086" w14:paraId="575F1360"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0531CB" w14:textId="77777777" w:rsidR="00882086" w:rsidRDefault="00000000">
            <w:pPr>
              <w:spacing w:before="20" w:after="20"/>
              <w:rPr>
                <w:sz w:val="19"/>
                <w:szCs w:val="19"/>
              </w:rPr>
            </w:pPr>
            <w:r>
              <w:rPr>
                <w:sz w:val="19"/>
                <w:szCs w:val="19"/>
              </w:rPr>
              <w:t>Off-Guard</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5426BE" w14:textId="77777777" w:rsidR="00882086" w:rsidRDefault="00000000">
            <w:pPr>
              <w:spacing w:before="20" w:after="20"/>
              <w:rPr>
                <w:sz w:val="19"/>
                <w:szCs w:val="19"/>
              </w:rPr>
            </w:pPr>
            <w:r>
              <w:rPr>
                <w:sz w:val="19"/>
                <w:szCs w:val="19"/>
              </w:rPr>
              <w:t xml:space="preserve">-2 Situation to </w:t>
            </w:r>
            <w:r>
              <w:rPr>
                <w:i/>
                <w:iCs/>
                <w:sz w:val="19"/>
                <w:szCs w:val="19"/>
              </w:rPr>
              <w:t>Evade</w:t>
            </w:r>
            <w:r>
              <w:rPr>
                <w:sz w:val="19"/>
                <w:szCs w:val="19"/>
              </w:rPr>
              <w:t xml:space="preserve"> and </w:t>
            </w:r>
            <w:r>
              <w:rPr>
                <w:i/>
                <w:iCs/>
                <w:sz w:val="19"/>
                <w:szCs w:val="19"/>
              </w:rPr>
              <w:t>Guard</w:t>
            </w:r>
            <w:r>
              <w:rPr>
                <w:sz w:val="19"/>
                <w:szCs w:val="19"/>
              </w:rPr>
              <w:t xml:space="preserve"> against all foes.</w:t>
            </w:r>
          </w:p>
        </w:tc>
      </w:tr>
      <w:tr w:rsidR="00882086" w14:paraId="7D34237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77273C" w14:textId="77777777" w:rsidR="00882086" w:rsidRDefault="00000000">
            <w:pPr>
              <w:spacing w:before="20" w:after="20"/>
              <w:rPr>
                <w:sz w:val="19"/>
                <w:szCs w:val="19"/>
              </w:rPr>
            </w:pPr>
            <w:r>
              <w:rPr>
                <w:sz w:val="19"/>
                <w:szCs w:val="19"/>
              </w:rPr>
              <w:t>Wrong-Footed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7290F12" w14:textId="77777777" w:rsidR="00882086" w:rsidRDefault="00000000">
            <w:pPr>
              <w:spacing w:before="20" w:after="20"/>
              <w:rPr>
                <w:sz w:val="19"/>
                <w:szCs w:val="19"/>
              </w:rPr>
            </w:pPr>
            <w:r>
              <w:rPr>
                <w:sz w:val="19"/>
                <w:szCs w:val="19"/>
              </w:rPr>
              <w:t>Off-Guard</w:t>
            </w:r>
            <w:r>
              <w:rPr>
                <w:b/>
                <w:bCs/>
                <w:sz w:val="19"/>
                <w:szCs w:val="19"/>
              </w:rPr>
              <w:t xml:space="preserve"> against that creature only</w:t>
            </w:r>
            <w:r>
              <w:rPr>
                <w:sz w:val="19"/>
                <w:szCs w:val="19"/>
              </w:rPr>
              <w:t>.</w:t>
            </w:r>
          </w:p>
        </w:tc>
      </w:tr>
      <w:tr w:rsidR="00882086" w14:paraId="14A04BF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427FA6" w14:textId="77777777" w:rsidR="00882086" w:rsidRDefault="00000000">
            <w:pPr>
              <w:spacing w:before="20" w:after="20"/>
              <w:rPr>
                <w:sz w:val="19"/>
                <w:szCs w:val="19"/>
              </w:rPr>
            </w:pPr>
            <w:r>
              <w:rPr>
                <w:sz w:val="19"/>
                <w:szCs w:val="19"/>
              </w:rPr>
              <w:t>Frightened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27EC48" w14:textId="77777777" w:rsidR="00882086" w:rsidRDefault="00000000">
            <w:pPr>
              <w:spacing w:before="20" w:after="20"/>
              <w:rPr>
                <w:sz w:val="19"/>
                <w:szCs w:val="19"/>
              </w:rPr>
            </w:pPr>
            <w:r>
              <w:rPr>
                <w:sz w:val="19"/>
                <w:szCs w:val="19"/>
              </w:rPr>
              <w:t>-N to all checks and Thresholds; reduce by 1 at the end of each round.</w:t>
            </w:r>
          </w:p>
        </w:tc>
      </w:tr>
      <w:tr w:rsidR="00882086" w14:paraId="2AE3AD72"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900DD6" w14:textId="77777777" w:rsidR="00882086" w:rsidRDefault="00000000">
            <w:pPr>
              <w:spacing w:before="20" w:after="20"/>
              <w:rPr>
                <w:sz w:val="19"/>
                <w:szCs w:val="19"/>
              </w:rPr>
            </w:pPr>
            <w:r>
              <w:rPr>
                <w:sz w:val="19"/>
                <w:szCs w:val="19"/>
              </w:rPr>
              <w:t>Prone</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6FBE49" w14:textId="77777777" w:rsidR="00882086" w:rsidRDefault="00000000">
            <w:pPr>
              <w:spacing w:before="20" w:after="20"/>
              <w:rPr>
                <w:sz w:val="19"/>
                <w:szCs w:val="19"/>
              </w:rPr>
            </w:pPr>
            <w:r>
              <w:rPr>
                <w:sz w:val="19"/>
                <w:szCs w:val="19"/>
              </w:rPr>
              <w:t xml:space="preserve">Off-Guard, -2 to </w:t>
            </w:r>
            <w:r>
              <w:rPr>
                <w:b/>
                <w:bCs/>
                <w:sz w:val="19"/>
                <w:szCs w:val="19"/>
                <w:highlight w:val="green"/>
              </w:rPr>
              <w:t>Attacks</w:t>
            </w:r>
            <w:r>
              <w:rPr>
                <w:sz w:val="19"/>
                <w:szCs w:val="19"/>
              </w:rPr>
              <w:t xml:space="preserve">; +2 Situation to </w:t>
            </w:r>
            <w:r>
              <w:rPr>
                <w:i/>
                <w:iCs/>
                <w:sz w:val="19"/>
                <w:szCs w:val="19"/>
              </w:rPr>
              <w:t>Evade</w:t>
            </w:r>
            <w:r>
              <w:rPr>
                <w:sz w:val="19"/>
                <w:szCs w:val="19"/>
              </w:rPr>
              <w:t xml:space="preserve"> vs. ranged </w:t>
            </w:r>
            <w:r>
              <w:rPr>
                <w:b/>
                <w:bCs/>
                <w:sz w:val="19"/>
                <w:szCs w:val="19"/>
                <w:highlight w:val="green"/>
              </w:rPr>
              <w:t>Attacks</w:t>
            </w:r>
            <w:r>
              <w:rPr>
                <w:sz w:val="19"/>
                <w:szCs w:val="19"/>
              </w:rPr>
              <w:t xml:space="preserve">. Stand </w:t>
            </w:r>
            <w:r>
              <w:rPr>
                <w:rFonts w:ascii="Segoe UI Symbol" w:hAnsi="Segoe UI Symbol" w:cs="Segoe UI Symbol"/>
                <w:sz w:val="19"/>
                <w:szCs w:val="19"/>
              </w:rPr>
              <w:t>❶</w:t>
            </w:r>
            <w:r>
              <w:rPr>
                <w:sz w:val="19"/>
                <w:szCs w:val="19"/>
              </w:rPr>
              <w:t xml:space="preserve"> to clear.</w:t>
            </w:r>
          </w:p>
        </w:tc>
      </w:tr>
      <w:tr w:rsidR="00882086" w14:paraId="32522EFC"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81A75B" w14:textId="77777777" w:rsidR="00882086" w:rsidRDefault="00000000">
            <w:pPr>
              <w:spacing w:before="20" w:after="20"/>
              <w:rPr>
                <w:sz w:val="19"/>
                <w:szCs w:val="19"/>
              </w:rPr>
            </w:pPr>
            <w:r>
              <w:rPr>
                <w:sz w:val="19"/>
                <w:szCs w:val="19"/>
              </w:rPr>
              <w:t>Grabbed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FE500F" w14:textId="77777777" w:rsidR="00882086" w:rsidRDefault="00000000">
            <w:pPr>
              <w:spacing w:before="20" w:after="20"/>
              <w:rPr>
                <w:sz w:val="19"/>
                <w:szCs w:val="19"/>
              </w:rPr>
            </w:pPr>
            <w:r>
              <w:rPr>
                <w:sz w:val="19"/>
                <w:szCs w:val="19"/>
              </w:rPr>
              <w:t xml:space="preserve">Off-Guard and can't </w:t>
            </w:r>
            <w:r>
              <w:rPr>
                <w:b/>
                <w:bCs/>
                <w:sz w:val="19"/>
                <w:szCs w:val="19"/>
                <w:highlight w:val="green"/>
              </w:rPr>
              <w:t>Move</w:t>
            </w:r>
            <w:r>
              <w:rPr>
                <w:sz w:val="19"/>
                <w:szCs w:val="19"/>
              </w:rPr>
              <w:t xml:space="preserve"> or Step; Escape </w:t>
            </w:r>
            <w:r>
              <w:rPr>
                <w:rFonts w:ascii="Segoe UI Symbol" w:hAnsi="Segoe UI Symbol" w:cs="Segoe UI Symbol"/>
                <w:sz w:val="19"/>
                <w:szCs w:val="19"/>
              </w:rPr>
              <w:t>❶</w:t>
            </w:r>
            <w:r>
              <w:rPr>
                <w:sz w:val="19"/>
                <w:szCs w:val="19"/>
              </w:rPr>
              <w:t xml:space="preserve"> to break free.</w:t>
            </w:r>
          </w:p>
        </w:tc>
      </w:tr>
      <w:tr w:rsidR="00882086" w14:paraId="7CAFA97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E143BB" w14:textId="77777777" w:rsidR="00882086" w:rsidRDefault="00000000">
            <w:pPr>
              <w:spacing w:before="20" w:after="20"/>
              <w:rPr>
                <w:sz w:val="19"/>
                <w:szCs w:val="19"/>
              </w:rPr>
            </w:pPr>
            <w:r>
              <w:rPr>
                <w:sz w:val="19"/>
                <w:szCs w:val="19"/>
              </w:rPr>
              <w:t>Heedless</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F009AA" w14:textId="77777777" w:rsidR="00882086" w:rsidRDefault="00000000">
            <w:pPr>
              <w:spacing w:before="20" w:after="20"/>
              <w:rPr>
                <w:sz w:val="19"/>
                <w:szCs w:val="19"/>
              </w:rPr>
            </w:pPr>
            <w:r>
              <w:rPr>
                <w:sz w:val="19"/>
                <w:szCs w:val="19"/>
              </w:rPr>
              <w:t>Commitment so complete that you have stopped thinking. Maneuvers with Concentrate take 1 extra action.</w:t>
            </w:r>
          </w:p>
        </w:tc>
      </w:tr>
      <w:tr w:rsidR="00882086" w14:paraId="4D031C28"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04BA27" w14:textId="77777777" w:rsidR="00882086" w:rsidRDefault="00000000">
            <w:pPr>
              <w:spacing w:before="20" w:after="20"/>
              <w:rPr>
                <w:sz w:val="19"/>
                <w:szCs w:val="19"/>
              </w:rPr>
            </w:pPr>
            <w:r>
              <w:rPr>
                <w:sz w:val="19"/>
                <w:szCs w:val="19"/>
              </w:rPr>
              <w:t>Restrained</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66637B" w14:textId="77777777" w:rsidR="00882086" w:rsidRDefault="00000000">
            <w:pPr>
              <w:spacing w:before="20" w:after="20"/>
              <w:rPr>
                <w:sz w:val="19"/>
                <w:szCs w:val="19"/>
              </w:rPr>
            </w:pPr>
            <w:r>
              <w:rPr>
                <w:sz w:val="19"/>
                <w:szCs w:val="19"/>
              </w:rPr>
              <w:t xml:space="preserve">As Grabbed but can’t take any action other than Escape </w:t>
            </w:r>
            <w:r>
              <w:rPr>
                <w:rFonts w:ascii="Segoe UI Symbol" w:hAnsi="Segoe UI Symbol" w:cs="Segoe UI Symbol"/>
                <w:sz w:val="19"/>
                <w:szCs w:val="19"/>
              </w:rPr>
              <w:t>❶</w:t>
            </w:r>
            <w:r>
              <w:rPr>
                <w:sz w:val="19"/>
                <w:szCs w:val="19"/>
              </w:rPr>
              <w:t>.</w:t>
            </w:r>
          </w:p>
        </w:tc>
      </w:tr>
      <w:tr w:rsidR="00882086" w14:paraId="6F9C4982"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5C0666" w14:textId="77777777" w:rsidR="00882086" w:rsidRDefault="00000000">
            <w:pPr>
              <w:spacing w:before="20" w:after="20"/>
              <w:rPr>
                <w:sz w:val="19"/>
                <w:szCs w:val="19"/>
              </w:rPr>
            </w:pPr>
            <w:r>
              <w:rPr>
                <w:sz w:val="19"/>
                <w:szCs w:val="19"/>
              </w:rPr>
              <w:t>Stunned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6E1EB1" w14:textId="77777777" w:rsidR="00882086" w:rsidRDefault="00000000">
            <w:pPr>
              <w:spacing w:before="20" w:after="20"/>
              <w:rPr>
                <w:sz w:val="19"/>
                <w:szCs w:val="19"/>
              </w:rPr>
            </w:pPr>
            <w:r>
              <w:rPr>
                <w:sz w:val="19"/>
                <w:szCs w:val="19"/>
              </w:rPr>
              <w:t>Lose the next N actions; may carry over across rounds.</w:t>
            </w:r>
          </w:p>
        </w:tc>
      </w:tr>
      <w:tr w:rsidR="00882086" w14:paraId="2F1FB34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BCFEEE" w14:textId="77777777" w:rsidR="00882086" w:rsidRDefault="00000000">
            <w:pPr>
              <w:spacing w:before="20" w:after="20"/>
              <w:rPr>
                <w:sz w:val="19"/>
                <w:szCs w:val="19"/>
              </w:rPr>
            </w:pPr>
            <w:r>
              <w:rPr>
                <w:sz w:val="19"/>
                <w:szCs w:val="19"/>
              </w:rPr>
              <w:t>Slowed N</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8CD04B" w14:textId="77777777" w:rsidR="00882086" w:rsidRDefault="00000000">
            <w:pPr>
              <w:spacing w:before="20" w:after="20"/>
              <w:rPr>
                <w:sz w:val="19"/>
                <w:szCs w:val="19"/>
              </w:rPr>
            </w:pPr>
            <w:r>
              <w:rPr>
                <w:sz w:val="19"/>
                <w:szCs w:val="19"/>
              </w:rPr>
              <w:t>Lose N actions at the start of each round. Reduce by 1 at the end of each round.</w:t>
            </w:r>
          </w:p>
        </w:tc>
      </w:tr>
      <w:tr w:rsidR="00882086" w14:paraId="550DC01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2E5395" w14:textId="77777777" w:rsidR="00882086" w:rsidRDefault="00000000">
            <w:pPr>
              <w:spacing w:before="20" w:after="20"/>
              <w:rPr>
                <w:sz w:val="19"/>
                <w:szCs w:val="19"/>
              </w:rPr>
            </w:pPr>
            <w:r>
              <w:rPr>
                <w:sz w:val="19"/>
                <w:szCs w:val="19"/>
              </w:rPr>
              <w:t>Fatigued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496754" w14:textId="77777777" w:rsidR="00882086" w:rsidRDefault="00000000">
            <w:pPr>
              <w:spacing w:before="20" w:after="20"/>
              <w:rPr>
                <w:sz w:val="19"/>
                <w:szCs w:val="19"/>
              </w:rPr>
            </w:pPr>
            <w:r>
              <w:rPr>
                <w:sz w:val="19"/>
                <w:szCs w:val="19"/>
              </w:rPr>
              <w:t xml:space="preserve">-1 to </w:t>
            </w:r>
            <w:r>
              <w:rPr>
                <w:i/>
                <w:iCs/>
                <w:sz w:val="19"/>
                <w:szCs w:val="19"/>
              </w:rPr>
              <w:t>Evade</w:t>
            </w:r>
            <w:r>
              <w:rPr>
                <w:sz w:val="19"/>
                <w:szCs w:val="19"/>
              </w:rPr>
              <w:t xml:space="preserve"> and </w:t>
            </w:r>
            <w:r>
              <w:rPr>
                <w:i/>
                <w:iCs/>
                <w:sz w:val="19"/>
                <w:szCs w:val="19"/>
              </w:rPr>
              <w:t>Guard</w:t>
            </w:r>
            <w:r>
              <w:rPr>
                <w:sz w:val="19"/>
                <w:szCs w:val="19"/>
              </w:rPr>
              <w:t>; can't use Exploration Mode Activities.</w:t>
            </w:r>
          </w:p>
        </w:tc>
      </w:tr>
      <w:tr w:rsidR="00882086" w14:paraId="35C30AD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8EB2D0" w14:textId="77777777" w:rsidR="00882086" w:rsidRDefault="00000000">
            <w:pPr>
              <w:spacing w:before="20" w:after="20"/>
              <w:rPr>
                <w:sz w:val="19"/>
                <w:szCs w:val="19"/>
              </w:rPr>
            </w:pPr>
            <w:r>
              <w:rPr>
                <w:sz w:val="19"/>
                <w:szCs w:val="19"/>
              </w:rPr>
              <w:t>Persistent Damage</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6E7D1F" w14:textId="77777777" w:rsidR="00882086" w:rsidRDefault="00000000">
            <w:pPr>
              <w:spacing w:before="20" w:after="20"/>
              <w:rPr>
                <w:sz w:val="19"/>
                <w:szCs w:val="19"/>
              </w:rPr>
            </w:pPr>
            <w:r>
              <w:rPr>
                <w:sz w:val="19"/>
                <w:szCs w:val="19"/>
              </w:rPr>
              <w:t xml:space="preserve">Take it at the end of each round; </w:t>
            </w:r>
            <w:r>
              <w:rPr>
                <w:i/>
                <w:iCs/>
                <w:sz w:val="19"/>
                <w:szCs w:val="19"/>
              </w:rPr>
              <w:t>Endure</w:t>
            </w:r>
            <w:r>
              <w:rPr>
                <w:sz w:val="19"/>
                <w:szCs w:val="19"/>
              </w:rPr>
              <w:t xml:space="preserve"> check (10 + amount of persistent damage you just took) to end.</w:t>
            </w:r>
          </w:p>
        </w:tc>
      </w:tr>
      <w:tr w:rsidR="00882086" w14:paraId="1655DC16"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84C330" w14:textId="77777777" w:rsidR="00882086" w:rsidRDefault="00000000">
            <w:pPr>
              <w:spacing w:before="20" w:after="20"/>
              <w:rPr>
                <w:sz w:val="19"/>
                <w:szCs w:val="19"/>
              </w:rPr>
            </w:pPr>
            <w:r>
              <w:rPr>
                <w:sz w:val="19"/>
                <w:szCs w:val="19"/>
              </w:rPr>
              <w:t>Dying</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40C86C" w14:textId="77777777" w:rsidR="00882086" w:rsidRDefault="00000000">
            <w:pPr>
              <w:spacing w:before="20" w:after="20"/>
              <w:rPr>
                <w:sz w:val="19"/>
                <w:szCs w:val="19"/>
              </w:rPr>
            </w:pPr>
            <w:r>
              <w:rPr>
                <w:sz w:val="19"/>
                <w:szCs w:val="19"/>
              </w:rPr>
              <w:t xml:space="preserve">You’re Dying (see </w:t>
            </w:r>
            <w:r>
              <w:rPr>
                <w:sz w:val="19"/>
                <w:szCs w:val="19"/>
                <w:u w:val="single"/>
              </w:rPr>
              <w:t>Chapter 2: Core Rules</w:t>
            </w:r>
            <w:r>
              <w:rPr>
                <w:sz w:val="19"/>
                <w:szCs w:val="19"/>
              </w:rPr>
              <w:t>), and you’re also unconscious.</w:t>
            </w:r>
          </w:p>
        </w:tc>
      </w:tr>
      <w:tr w:rsidR="00882086" w14:paraId="623BC740"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E8ED6A" w14:textId="77777777" w:rsidR="00882086" w:rsidRDefault="00000000">
            <w:pPr>
              <w:spacing w:before="20" w:after="20"/>
            </w:pPr>
            <w:r>
              <w:rPr>
                <w:sz w:val="19"/>
                <w:szCs w:val="19"/>
              </w:rPr>
              <w:t>Wounded [Zone]</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E8E8E7" w14:textId="77777777" w:rsidR="00882086" w:rsidRDefault="00000000">
            <w:pPr>
              <w:spacing w:before="20" w:after="20"/>
            </w:pPr>
            <w:r>
              <w:rPr>
                <w:sz w:val="19"/>
                <w:szCs w:val="19"/>
              </w:rPr>
              <w:t>That Zone carries a Wound: its critical effect made lasting (see Chapter 2: Vigor &amp; Wounds). Fill the Torso’s or Head’s Wound capacity (two, for anyone Medium or smaller) and you are Dying.</w:t>
            </w:r>
          </w:p>
        </w:tc>
      </w:tr>
      <w:tr w:rsidR="00882086" w14:paraId="5DDCDEAA"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57BA38" w14:textId="77777777" w:rsidR="00882086" w:rsidRDefault="00000000">
            <w:pPr>
              <w:spacing w:before="20" w:after="20"/>
            </w:pPr>
            <w:r>
              <w:rPr>
                <w:sz w:val="19"/>
                <w:szCs w:val="19"/>
              </w:rPr>
              <w:t>Spent</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8FB344" w14:textId="77777777" w:rsidR="00882086" w:rsidRDefault="00000000">
            <w:pPr>
              <w:spacing w:before="20" w:after="20"/>
            </w:pPr>
            <w:r>
              <w:rPr>
                <w:sz w:val="19"/>
                <w:szCs w:val="19"/>
              </w:rPr>
              <w:t>You have 0 Vigor. Every Hit that lands on you Wounds the Zone struck; a Critical Hit inflicts two. Grazes never Wound.</w:t>
            </w:r>
          </w:p>
        </w:tc>
      </w:tr>
      <w:tr w:rsidR="00882086" w14:paraId="1ECDEA03"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570AFB" w14:textId="77777777" w:rsidR="00882086" w:rsidRDefault="00000000">
            <w:pPr>
              <w:spacing w:before="20" w:after="20"/>
            </w:pPr>
            <w:r>
              <w:rPr>
                <w:sz w:val="19"/>
                <w:szCs w:val="19"/>
              </w:rPr>
              <w:t>Bound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4D2D42" w14:textId="77777777" w:rsidR="00882086" w:rsidRDefault="00000000">
            <w:pPr>
              <w:spacing w:before="20" w:after="20"/>
            </w:pPr>
            <w:r>
              <w:rPr>
                <w:sz w:val="19"/>
                <w:szCs w:val="19"/>
              </w:rPr>
              <w:t>Your implement is in a neutral Bind with X’s. The Bind ends if either of you Moves, Steps, or Recenters, or when a Strike between you resolves.</w:t>
            </w:r>
          </w:p>
        </w:tc>
      </w:tr>
      <w:tr w:rsidR="00882086" w14:paraId="58069C6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972EEF" w14:textId="77777777" w:rsidR="00882086" w:rsidRDefault="00000000">
            <w:pPr>
              <w:spacing w:before="20" w:after="20"/>
            </w:pPr>
            <w:r>
              <w:rPr>
                <w:sz w:val="19"/>
                <w:szCs w:val="19"/>
              </w:rPr>
              <w:t>Controlled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F0695B" w14:textId="77777777" w:rsidR="00882086" w:rsidRDefault="00000000">
            <w:pPr>
              <w:spacing w:before="20" w:after="20"/>
            </w:pPr>
            <w:r>
              <w:rPr>
                <w:sz w:val="19"/>
                <w:szCs w:val="19"/>
              </w:rPr>
              <w:t xml:space="preserve">X Controls your weapon. You have an Exposed Zone of X’s choice while the Bind lasts, and your attacks with that weapon take a −2 Situation penalty. Recenter </w:t>
            </w:r>
            <w:r>
              <w:rPr>
                <w:rFonts w:ascii="Segoe UI Symbol" w:hAnsi="Segoe UI Symbol" w:cs="Segoe UI Symbol"/>
                <w:sz w:val="19"/>
                <w:szCs w:val="19"/>
              </w:rPr>
              <w:t>❶</w:t>
            </w:r>
            <w:r>
              <w:rPr>
                <w:sz w:val="19"/>
                <w:szCs w:val="19"/>
              </w:rPr>
              <w:t xml:space="preserve"> or Step to end it.</w:t>
            </w:r>
          </w:p>
        </w:tc>
      </w:tr>
      <w:tr w:rsidR="00882086" w14:paraId="0499364B"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0ABEFAC" w14:textId="77777777" w:rsidR="00882086" w:rsidRDefault="00000000">
            <w:pPr>
              <w:spacing w:before="20" w:after="20"/>
            </w:pPr>
            <w:r>
              <w:rPr>
                <w:sz w:val="19"/>
                <w:szCs w:val="19"/>
              </w:rPr>
              <w:t>Controlling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164671" w14:textId="77777777" w:rsidR="00882086" w:rsidRDefault="00000000">
            <w:pPr>
              <w:spacing w:before="20" w:after="20"/>
            </w:pPr>
            <w:r>
              <w:rPr>
                <w:sz w:val="19"/>
                <w:szCs w:val="19"/>
              </w:rPr>
              <w:t xml:space="preserve">You Control X’s weapon: X has an Exposed Zone of your choice. You may Close </w:t>
            </w:r>
            <w:r>
              <w:rPr>
                <w:rFonts w:ascii="Segoe UI Symbol" w:hAnsi="Segoe UI Symbol" w:cs="Segoe UI Symbol"/>
                <w:sz w:val="19"/>
                <w:szCs w:val="19"/>
              </w:rPr>
              <w:t>❶</w:t>
            </w:r>
            <w:r>
              <w:rPr>
                <w:sz w:val="19"/>
                <w:szCs w:val="19"/>
              </w:rPr>
              <w:t xml:space="preserve"> on X. The Bind ends if a third party attacks you.</w:t>
            </w:r>
          </w:p>
        </w:tc>
      </w:tr>
      <w:tr w:rsidR="00882086" w14:paraId="7396EC6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C49B8A" w14:textId="77777777" w:rsidR="00882086" w:rsidRDefault="00000000">
            <w:pPr>
              <w:spacing w:before="20" w:after="20"/>
            </w:pPr>
            <w:r>
              <w:rPr>
                <w:sz w:val="19"/>
                <w:szCs w:val="19"/>
              </w:rPr>
              <w:t>Preparing</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8FAAC5" w14:textId="77777777" w:rsidR="00882086" w:rsidRDefault="00000000">
            <w:pPr>
              <w:spacing w:before="20" w:after="20"/>
            </w:pPr>
            <w:r>
              <w:rPr>
                <w:sz w:val="19"/>
                <w:szCs w:val="19"/>
              </w:rPr>
              <w:t>You have begun a Maneuver of three or more actions: one action spent, the rest reserved. You cannot Pass; you finish or abandon at your next Opportunity. Taking a Wound abandons it.</w:t>
            </w:r>
          </w:p>
        </w:tc>
      </w:tr>
      <w:tr w:rsidR="00882086" w14:paraId="77338338"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F91FE2" w14:textId="77777777" w:rsidR="00882086" w:rsidRDefault="00000000">
            <w:pPr>
              <w:spacing w:before="20" w:after="20"/>
              <w:rPr>
                <w:sz w:val="19"/>
                <w:szCs w:val="19"/>
              </w:rPr>
            </w:pPr>
            <w:r>
              <w:rPr>
                <w:sz w:val="19"/>
                <w:szCs w:val="19"/>
              </w:rPr>
              <w:t>Exposed [Zone]</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491EE9" w14:textId="77777777" w:rsidR="00882086" w:rsidRDefault="00000000">
            <w:pPr>
              <w:spacing w:before="20" w:after="20"/>
              <w:rPr>
                <w:sz w:val="19"/>
                <w:szCs w:val="19"/>
              </w:rPr>
            </w:pPr>
            <w:r>
              <w:rPr>
                <w:sz w:val="19"/>
                <w:szCs w:val="19"/>
              </w:rPr>
              <w:t>That Zone is Exposed: ordinary Hits can land there instead of your Torso. Recenter ❶ to clear, unless a Posture Exposed it: that lasts until the end of the round.</w:t>
            </w:r>
          </w:p>
        </w:tc>
      </w:tr>
      <w:tr w:rsidR="00882086" w14:paraId="1B66058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3DEC7D" w14:textId="77777777" w:rsidR="00882086" w:rsidRDefault="00000000">
            <w:pPr>
              <w:spacing w:before="20" w:after="20"/>
              <w:rPr>
                <w:sz w:val="19"/>
                <w:szCs w:val="19"/>
              </w:rPr>
            </w:pPr>
            <w:r>
              <w:rPr>
                <w:sz w:val="19"/>
                <w:szCs w:val="19"/>
              </w:rPr>
              <w:t>Blinded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A635AC" w14:textId="77777777" w:rsidR="00882086" w:rsidRDefault="00000000">
            <w:pPr>
              <w:spacing w:before="20" w:after="20"/>
              <w:rPr>
                <w:sz w:val="19"/>
                <w:szCs w:val="19"/>
              </w:rPr>
            </w:pPr>
            <w:r>
              <w:rPr>
                <w:sz w:val="19"/>
                <w:szCs w:val="19"/>
              </w:rPr>
              <w:t>Cannot see. Cannot Observe any creature. Is Off-Guard.</w:t>
            </w:r>
          </w:p>
        </w:tc>
      </w:tr>
      <w:tr w:rsidR="00882086" w14:paraId="28249FF1"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EE6083" w14:textId="77777777" w:rsidR="00882086" w:rsidRDefault="00000000">
            <w:pPr>
              <w:spacing w:before="20" w:after="20"/>
              <w:rPr>
                <w:sz w:val="19"/>
                <w:szCs w:val="19"/>
              </w:rPr>
            </w:pPr>
            <w:r>
              <w:rPr>
                <w:sz w:val="19"/>
                <w:szCs w:val="19"/>
              </w:rPr>
              <w:t>Deafened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F946F9" w14:textId="77777777" w:rsidR="00882086" w:rsidRDefault="00000000">
            <w:pPr>
              <w:spacing w:before="20" w:after="20"/>
              <w:rPr>
                <w:sz w:val="19"/>
                <w:szCs w:val="19"/>
              </w:rPr>
            </w:pPr>
            <w:r>
              <w:rPr>
                <w:sz w:val="19"/>
                <w:szCs w:val="19"/>
              </w:rPr>
              <w:t xml:space="preserve">Cannot hear. Immune to any </w:t>
            </w:r>
            <w:r>
              <w:rPr>
                <w:b/>
                <w:bCs/>
                <w:sz w:val="19"/>
                <w:szCs w:val="19"/>
                <w:highlight w:val="green"/>
              </w:rPr>
              <w:t>Auditory</w:t>
            </w:r>
            <w:r>
              <w:rPr>
                <w:sz w:val="19"/>
                <w:szCs w:val="19"/>
              </w:rPr>
              <w:t xml:space="preserve"> Maneuver or Activity.</w:t>
            </w:r>
          </w:p>
        </w:tc>
      </w:tr>
      <w:tr w:rsidR="00882086" w14:paraId="1CEB89C5"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018A018" w14:textId="77777777" w:rsidR="00882086" w:rsidRDefault="00000000">
            <w:pPr>
              <w:spacing w:before="20" w:after="20"/>
              <w:rPr>
                <w:sz w:val="19"/>
                <w:szCs w:val="19"/>
              </w:rPr>
            </w:pPr>
            <w:r>
              <w:rPr>
                <w:sz w:val="19"/>
                <w:szCs w:val="19"/>
              </w:rPr>
              <w:t>Unconscious</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C26D64" w14:textId="77777777" w:rsidR="00882086" w:rsidRDefault="00000000">
            <w:pPr>
              <w:spacing w:before="20" w:after="20"/>
              <w:rPr>
                <w:sz w:val="19"/>
                <w:szCs w:val="19"/>
              </w:rPr>
            </w:pPr>
            <w:r>
              <w:rPr>
                <w:sz w:val="19"/>
                <w:szCs w:val="19"/>
              </w:rPr>
              <w:t>You are out, Dying or knocked cold: you drop everything you are holding in your squares, and you’re also Prone.</w:t>
            </w:r>
          </w:p>
        </w:tc>
      </w:tr>
    </w:tbl>
    <w:p w14:paraId="13110889" w14:textId="77777777" w:rsidR="00882086" w:rsidRDefault="00882086"/>
    <w:p w14:paraId="0F812B91" w14:textId="77777777" w:rsidR="00882086" w:rsidRDefault="00000000">
      <w:pPr>
        <w:pStyle w:val="Heading2"/>
        <w:keepNext/>
        <w:spacing w:before="240" w:after="120"/>
        <w:rPr>
          <w:rFonts w:eastAsia="Georgia"/>
          <w:b/>
          <w:bCs/>
          <w:color w:val="E2703A"/>
          <w:sz w:val="28"/>
          <w:szCs w:val="28"/>
        </w:rPr>
      </w:pPr>
      <w:bookmarkStart w:id="48" w:name="_Toc241476615"/>
      <w:r>
        <w:rPr>
          <w:rFonts w:eastAsia="Georgia"/>
          <w:color w:val="E2703A"/>
          <w:sz w:val="28"/>
          <w:szCs w:val="28"/>
        </w:rPr>
        <w:lastRenderedPageBreak/>
        <w:t>Maneuvers &amp; Activities</w:t>
      </w:r>
      <w:bookmarkEnd w:id="48"/>
    </w:p>
    <w:p w14:paraId="69710B34"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Encounter Mode Maneuvers</w:t>
      </w:r>
    </w:p>
    <w:p w14:paraId="30C7A634" w14:textId="77777777" w:rsidR="00882086" w:rsidRDefault="00000000">
      <w:r>
        <w:t xml:space="preserve">A </w:t>
      </w:r>
      <w:r>
        <w:rPr>
          <w:b/>
          <w:bCs/>
        </w:rPr>
        <w:t>Maneuver</w:t>
      </w:r>
      <w:r>
        <w:t xml:space="preserve"> is anything you do at an Opportunity: a Step, a Strike, a Gain Control, a spell. Each Maneuver has a cost in </w:t>
      </w:r>
      <w:r>
        <w:rPr>
          <w:b/>
          <w:bCs/>
        </w:rPr>
        <w:t>actions</w:t>
      </w:r>
      <w:r>
        <w:t xml:space="preserve">, the six you receive each round, marked </w:t>
      </w:r>
      <w:r>
        <w:rPr>
          <w:rFonts w:ascii="Segoe UI Symbol" w:hAnsi="Segoe UI Symbol" w:cs="Segoe UI Symbol"/>
        </w:rPr>
        <w:t>⓿, ❶</w:t>
      </w:r>
      <w:r>
        <w:t xml:space="preserve">, </w:t>
      </w:r>
      <w:r>
        <w:rPr>
          <w:rFonts w:ascii="Segoe UI Symbol" w:hAnsi="Segoe UI Symbol" w:cs="Segoe UI Symbol"/>
        </w:rPr>
        <w:t>❷</w:t>
      </w:r>
      <w:r>
        <w:t xml:space="preserve">, </w:t>
      </w:r>
      <w:r>
        <w:rPr>
          <w:rFonts w:ascii="Segoe UI Symbol" w:hAnsi="Segoe UI Symbol" w:cs="Segoe UI Symbol"/>
        </w:rPr>
        <w:t>❸</w:t>
      </w:r>
      <w:r>
        <w:t xml:space="preserve">, and so on. A Maneuver of two or more actions is a single indivisible thing: interrupt it and you lose all of it. A ⓿ Maneuver costs no actions and never uses up your Opportunity: you may perform any number of them alongside the Maneuver you take, and ⓿ Reactions whenever their Trigger occurs. You take one Maneuver at each of your Opportunities. Between Opportunities you may spend actions only on </w:t>
      </w:r>
      <w:r>
        <w:rPr>
          <w:b/>
          <w:bCs/>
        </w:rPr>
        <w:t>Reactions ↺</w:t>
      </w:r>
      <w:r>
        <w:t>: Maneuvers with the Reaction trait, performed the moment their Trigger occurs. The tables below list the Maneuvers of Encounter Mode.</w:t>
      </w:r>
    </w:p>
    <w:p w14:paraId="763FEA56" w14:textId="77777777" w:rsidR="00882086" w:rsidRDefault="00882086"/>
    <w:p w14:paraId="0D0DD018" w14:textId="77777777" w:rsidR="00882086" w:rsidRDefault="00000000">
      <w:pPr>
        <w:pStyle w:val="Heading4"/>
      </w:pPr>
      <w:r>
        <w:t>Motion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113"/>
        <w:gridCol w:w="610"/>
        <w:gridCol w:w="7082"/>
      </w:tblGrid>
      <w:tr w:rsidR="00882086" w14:paraId="1CC65B16" w14:textId="77777777">
        <w:trPr>
          <w:cantSplit/>
          <w:tblHeader/>
        </w:trPr>
        <w:tc>
          <w:tcPr>
            <w:tcW w:w="211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5F4DD17" w14:textId="77777777" w:rsidR="00882086" w:rsidRDefault="00000000">
            <w:pPr>
              <w:spacing w:before="20" w:after="20"/>
              <w:rPr>
                <w:sz w:val="19"/>
                <w:szCs w:val="19"/>
              </w:rPr>
            </w:pPr>
            <w:r>
              <w:rPr>
                <w:color w:val="FFFFFF"/>
                <w:sz w:val="19"/>
                <w:szCs w:val="19"/>
              </w:rPr>
              <w:t>Maneuver</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DD2BA48" w14:textId="77777777" w:rsidR="00882086" w:rsidRDefault="00000000">
            <w:pPr>
              <w:spacing w:before="20" w:after="20"/>
              <w:rPr>
                <w:b/>
                <w:bCs/>
                <w:color w:val="FFFFFF"/>
                <w:sz w:val="19"/>
                <w:szCs w:val="19"/>
              </w:rPr>
            </w:pPr>
            <w:r>
              <w:rPr>
                <w:b/>
                <w:bCs/>
                <w:color w:val="FFFFFF"/>
                <w:sz w:val="19"/>
                <w:szCs w:val="19"/>
              </w:rPr>
              <w:t>Traits</w:t>
            </w:r>
          </w:p>
        </w:tc>
        <w:tc>
          <w:tcPr>
            <w:tcW w:w="708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84150D3" w14:textId="77777777" w:rsidR="00882086" w:rsidRDefault="00000000">
            <w:pPr>
              <w:spacing w:before="20" w:after="20"/>
              <w:rPr>
                <w:sz w:val="19"/>
                <w:szCs w:val="19"/>
              </w:rPr>
            </w:pPr>
            <w:r>
              <w:rPr>
                <w:b/>
                <w:bCs/>
                <w:color w:val="FFFFFF"/>
                <w:sz w:val="19"/>
                <w:szCs w:val="19"/>
              </w:rPr>
              <w:t>Effect</w:t>
            </w:r>
          </w:p>
        </w:tc>
      </w:tr>
      <w:tr w:rsidR="00882086" w14:paraId="6D56A96A"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A129D2" w14:textId="77777777" w:rsidR="00882086" w:rsidRDefault="00000000">
            <w:pPr>
              <w:spacing w:before="20" w:after="20"/>
              <w:rPr>
                <w:sz w:val="19"/>
                <w:szCs w:val="19"/>
              </w:rPr>
            </w:pPr>
            <w:r>
              <w:rPr>
                <w:sz w:val="19"/>
                <w:szCs w:val="19"/>
              </w:rPr>
              <w:t xml:space="preserve">Move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1CE1410"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E47B30" w14:textId="77777777" w:rsidR="00882086" w:rsidRDefault="00000000">
            <w:pPr>
              <w:spacing w:before="20" w:after="20"/>
              <w:rPr>
                <w:sz w:val="19"/>
                <w:szCs w:val="19"/>
              </w:rPr>
            </w:pPr>
            <w:r>
              <w:rPr>
                <w:sz w:val="19"/>
                <w:szCs w:val="19"/>
              </w:rPr>
              <w:t>Move up to your Speed. Crossing into a foe’s Total Reach may provoke an Intercept.</w:t>
            </w:r>
          </w:p>
        </w:tc>
      </w:tr>
      <w:tr w:rsidR="00882086" w14:paraId="785E1387"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AE4490" w14:textId="77777777" w:rsidR="00882086" w:rsidRDefault="00000000">
            <w:pPr>
              <w:spacing w:before="20" w:after="20"/>
            </w:pPr>
            <w:r>
              <w:rPr>
                <w:sz w:val="19"/>
                <w:szCs w:val="19"/>
              </w:rPr>
              <w:t xml:space="preserve">Rush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889284C" w14:textId="77777777" w:rsidR="00882086" w:rsidRDefault="00000000">
            <w:pPr>
              <w:spacing w:before="20" w:after="20"/>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DBB93D" w14:textId="77777777" w:rsidR="00882086" w:rsidRDefault="00000000">
            <w:pPr>
              <w:spacing w:before="20" w:after="20"/>
            </w:pPr>
            <w:r>
              <w:rPr>
                <w:sz w:val="19"/>
                <w:szCs w:val="19"/>
              </w:rPr>
              <w:t>Move up to five times your Speed in a straight line, less your Load Strain in feet. You cannot use Reactions until your next Opportunity, and you are Off-Guard against any Intercept made against you during the Rush.</w:t>
            </w:r>
          </w:p>
        </w:tc>
      </w:tr>
      <w:tr w:rsidR="00882086" w14:paraId="286C6E81"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200EFD" w14:textId="77777777" w:rsidR="00882086" w:rsidRDefault="00000000">
            <w:pPr>
              <w:spacing w:before="20" w:after="20"/>
              <w:rPr>
                <w:sz w:val="19"/>
                <w:szCs w:val="19"/>
              </w:rPr>
            </w:pPr>
            <w:r>
              <w:rPr>
                <w:sz w:val="19"/>
                <w:szCs w:val="19"/>
              </w:rPr>
              <w:t xml:space="preserve">Leap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EBDDF3"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AE652D" w14:textId="77777777" w:rsidR="00882086" w:rsidRDefault="00000000">
            <w:pPr>
              <w:spacing w:before="20" w:after="20"/>
              <w:rPr>
                <w:sz w:val="19"/>
                <w:szCs w:val="19"/>
              </w:rPr>
            </w:pPr>
            <w:r>
              <w:rPr>
                <w:sz w:val="19"/>
                <w:szCs w:val="19"/>
              </w:rPr>
              <w:t>Jump 10 feet horizontally (less your Load Strain in feet) or 3 feet vertically, without a check. Longer or higher jumps are an Athletics check, and count as part of the Leap.</w:t>
            </w:r>
          </w:p>
        </w:tc>
      </w:tr>
      <w:tr w:rsidR="00882086" w14:paraId="551154A5"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807B4" w14:textId="77777777" w:rsidR="00882086" w:rsidRDefault="00000000">
            <w:pPr>
              <w:spacing w:before="20" w:after="20"/>
              <w:rPr>
                <w:sz w:val="19"/>
                <w:szCs w:val="19"/>
              </w:rPr>
            </w:pPr>
            <w:r>
              <w:rPr>
                <w:sz w:val="19"/>
                <w:szCs w:val="19"/>
              </w:rPr>
              <w:t xml:space="preserve">Crawl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4AC711D"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7C2E84" w14:textId="77777777" w:rsidR="00882086" w:rsidRDefault="00000000">
            <w:pPr>
              <w:spacing w:before="20" w:after="20"/>
              <w:rPr>
                <w:sz w:val="19"/>
                <w:szCs w:val="19"/>
              </w:rPr>
            </w:pPr>
            <w:r>
              <w:rPr>
                <w:sz w:val="19"/>
                <w:szCs w:val="19"/>
              </w:rPr>
              <w:t>While prone, move 3 feet.</w:t>
            </w:r>
          </w:p>
        </w:tc>
      </w:tr>
      <w:tr w:rsidR="00882086" w14:paraId="5E4C52E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E91DDA" w14:textId="77777777" w:rsidR="00882086" w:rsidRDefault="00000000">
            <w:pPr>
              <w:spacing w:before="20" w:after="20"/>
              <w:rPr>
                <w:sz w:val="19"/>
                <w:szCs w:val="19"/>
              </w:rPr>
            </w:pPr>
            <w:r>
              <w:rPr>
                <w:sz w:val="19"/>
                <w:szCs w:val="19"/>
              </w:rPr>
              <w:t xml:space="preserve">Stand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2AFADA"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E6620C" w14:textId="77777777" w:rsidR="00882086" w:rsidRDefault="00000000">
            <w:pPr>
              <w:spacing w:before="20" w:after="20"/>
              <w:rPr>
                <w:sz w:val="19"/>
                <w:szCs w:val="19"/>
              </w:rPr>
            </w:pPr>
            <w:r>
              <w:rPr>
                <w:sz w:val="19"/>
                <w:szCs w:val="19"/>
              </w:rPr>
              <w:t>Get up from prone.</w:t>
            </w:r>
          </w:p>
        </w:tc>
      </w:tr>
      <w:tr w:rsidR="00882086" w14:paraId="2B5B8F96"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1655DE" w14:textId="77777777" w:rsidR="00882086" w:rsidRDefault="00000000">
            <w:pPr>
              <w:spacing w:before="20" w:after="20"/>
              <w:rPr>
                <w:sz w:val="19"/>
                <w:szCs w:val="19"/>
              </w:rPr>
            </w:pPr>
            <w:r>
              <w:rPr>
                <w:sz w:val="19"/>
                <w:szCs w:val="19"/>
              </w:rPr>
              <w:t xml:space="preserve">Climb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0E90495"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61A74A" w14:textId="77777777" w:rsidR="00882086" w:rsidRDefault="00000000">
            <w:pPr>
              <w:spacing w:before="20" w:after="20"/>
              <w:rPr>
                <w:sz w:val="19"/>
                <w:szCs w:val="19"/>
              </w:rPr>
            </w:pPr>
            <w:r>
              <w:rPr>
                <w:sz w:val="19"/>
                <w:szCs w:val="19"/>
              </w:rPr>
              <w:t>An Athletics check against a Threshold the GM sets. On a success you move half your Speed (your full Speed on a critical success). On a critical failure you fall.</w:t>
            </w:r>
          </w:p>
        </w:tc>
      </w:tr>
      <w:tr w:rsidR="00882086" w14:paraId="5BA075D3"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A02ED4" w14:textId="77777777" w:rsidR="00882086" w:rsidRDefault="00000000">
            <w:pPr>
              <w:spacing w:before="20" w:after="20"/>
              <w:rPr>
                <w:sz w:val="19"/>
                <w:szCs w:val="19"/>
              </w:rPr>
            </w:pPr>
            <w:r>
              <w:rPr>
                <w:sz w:val="19"/>
                <w:szCs w:val="19"/>
              </w:rPr>
              <w:t xml:space="preserve">Swim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63163D8"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D00D71" w14:textId="77777777" w:rsidR="00882086" w:rsidRDefault="00000000">
            <w:pPr>
              <w:spacing w:before="20" w:after="20"/>
              <w:rPr>
                <w:sz w:val="19"/>
                <w:szCs w:val="19"/>
              </w:rPr>
            </w:pPr>
            <w:r>
              <w:rPr>
                <w:sz w:val="19"/>
                <w:szCs w:val="19"/>
              </w:rPr>
              <w:t>An Athletics check against a Threshold the GM sets. On a success you move half your Speed (your full Speed on a critical success). On a critical failure you sink.</w:t>
            </w:r>
          </w:p>
        </w:tc>
      </w:tr>
      <w:tr w:rsidR="00882086" w14:paraId="65F9A36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D50E53" w14:textId="77777777" w:rsidR="00882086" w:rsidRDefault="00000000">
            <w:pPr>
              <w:spacing w:before="20" w:after="20"/>
              <w:rPr>
                <w:sz w:val="19"/>
                <w:szCs w:val="19"/>
              </w:rPr>
            </w:pPr>
            <w:r>
              <w:rPr>
                <w:sz w:val="19"/>
                <w:szCs w:val="19"/>
              </w:rPr>
              <w:t xml:space="preserve">Tumble Through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993447E"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B77469" w14:textId="77777777" w:rsidR="00882086" w:rsidRDefault="00000000">
            <w:pPr>
              <w:spacing w:before="20" w:after="20"/>
              <w:rPr>
                <w:sz w:val="19"/>
                <w:szCs w:val="19"/>
              </w:rPr>
            </w:pPr>
            <w:r>
              <w:rPr>
                <w:sz w:val="19"/>
                <w:szCs w:val="19"/>
              </w:rPr>
              <w:t>Acrobatics against the target's Awareness Threshold, to move through a foe's space. On a success you pass through, though their space is difficult terrain for this move. On a failure your movement stops in front of them.</w:t>
            </w:r>
          </w:p>
        </w:tc>
      </w:tr>
      <w:tr w:rsidR="00882086" w14:paraId="017BE68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FF9126" w14:textId="77777777" w:rsidR="00882086" w:rsidRDefault="00000000">
            <w:pPr>
              <w:spacing w:before="20" w:after="20"/>
              <w:rPr>
                <w:sz w:val="19"/>
                <w:szCs w:val="19"/>
              </w:rPr>
            </w:pPr>
            <w:r>
              <w:rPr>
                <w:sz w:val="19"/>
                <w:szCs w:val="19"/>
              </w:rPr>
              <w:t xml:space="preserve">Squeeze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B701EA5"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54707E" w14:textId="77777777" w:rsidR="00882086" w:rsidRDefault="00000000">
            <w:pPr>
              <w:spacing w:before="20" w:after="20"/>
              <w:rPr>
                <w:sz w:val="19"/>
                <w:szCs w:val="19"/>
              </w:rPr>
            </w:pPr>
            <w:r>
              <w:rPr>
                <w:b/>
                <w:bCs/>
                <w:sz w:val="19"/>
                <w:szCs w:val="19"/>
              </w:rPr>
              <w:t>Requirements</w:t>
            </w:r>
            <w:r>
              <w:rPr>
                <w:sz w:val="19"/>
                <w:szCs w:val="19"/>
              </w:rPr>
              <w:t xml:space="preserve"> You are entering a space narrower than your token size, but at least half as wide.</w:t>
            </w:r>
          </w:p>
          <w:p w14:paraId="6D6C4F5D" w14:textId="77777777" w:rsidR="00882086" w:rsidRDefault="00882086">
            <w:pPr>
              <w:spacing w:before="20" w:after="20"/>
              <w:rPr>
                <w:sz w:val="19"/>
                <w:szCs w:val="19"/>
              </w:rPr>
            </w:pPr>
          </w:p>
          <w:p w14:paraId="6F2D8876" w14:textId="77777777" w:rsidR="00882086" w:rsidRDefault="00000000">
            <w:pPr>
              <w:spacing w:before="20" w:after="20"/>
              <w:rPr>
                <w:sz w:val="19"/>
                <w:szCs w:val="19"/>
              </w:rPr>
            </w:pPr>
            <w:r>
              <w:rPr>
                <w:sz w:val="19"/>
                <w:szCs w:val="19"/>
              </w:rPr>
              <w:t>Move up to 3 feet, regardless of your Speed. While any part of you is in that space:</w:t>
            </w:r>
          </w:p>
          <w:p w14:paraId="40D90370" w14:textId="77777777" w:rsidR="00882086" w:rsidRDefault="00000000">
            <w:pPr>
              <w:numPr>
                <w:ilvl w:val="0"/>
                <w:numId w:val="14"/>
              </w:numPr>
              <w:spacing w:before="20" w:after="20"/>
              <w:rPr>
                <w:b/>
                <w:bCs/>
                <w:sz w:val="19"/>
                <w:szCs w:val="19"/>
              </w:rPr>
            </w:pPr>
            <w:r>
              <w:rPr>
                <w:sz w:val="19"/>
                <w:szCs w:val="19"/>
              </w:rPr>
              <w:t xml:space="preserve">You </w:t>
            </w:r>
            <w:r>
              <w:rPr>
                <w:b/>
                <w:bCs/>
                <w:sz w:val="19"/>
                <w:szCs w:val="19"/>
              </w:rPr>
              <w:t>are Off-Guard.</w:t>
            </w:r>
          </w:p>
          <w:p w14:paraId="6065C12B" w14:textId="77777777" w:rsidR="00882086" w:rsidRDefault="00000000">
            <w:pPr>
              <w:numPr>
                <w:ilvl w:val="0"/>
                <w:numId w:val="14"/>
              </w:numPr>
              <w:spacing w:before="20" w:after="20"/>
              <w:rPr>
                <w:sz w:val="19"/>
                <w:szCs w:val="19"/>
              </w:rPr>
            </w:pPr>
            <w:r>
              <w:rPr>
                <w:sz w:val="19"/>
                <w:szCs w:val="19"/>
              </w:rPr>
              <w:t>Evade is unavailable to you.</w:t>
            </w:r>
          </w:p>
          <w:p w14:paraId="3AB07486" w14:textId="77777777" w:rsidR="00882086" w:rsidRDefault="00000000">
            <w:pPr>
              <w:numPr>
                <w:ilvl w:val="0"/>
                <w:numId w:val="14"/>
              </w:numPr>
              <w:spacing w:before="20" w:after="20"/>
              <w:rPr>
                <w:sz w:val="19"/>
                <w:szCs w:val="19"/>
              </w:rPr>
            </w:pPr>
            <w:r>
              <w:rPr>
                <w:sz w:val="19"/>
                <w:szCs w:val="19"/>
              </w:rPr>
              <w:t xml:space="preserve">You can attack only with weapons that have the </w:t>
            </w:r>
            <w:r>
              <w:rPr>
                <w:b/>
                <w:bCs/>
                <w:sz w:val="19"/>
                <w:szCs w:val="19"/>
              </w:rPr>
              <w:t>Close</w:t>
            </w:r>
            <w:r>
              <w:rPr>
                <w:sz w:val="19"/>
                <w:szCs w:val="19"/>
              </w:rPr>
              <w:t xml:space="preserve"> trait.</w:t>
            </w:r>
          </w:p>
          <w:p w14:paraId="1E7313B8" w14:textId="77777777" w:rsidR="00882086" w:rsidRDefault="00882086">
            <w:pPr>
              <w:spacing w:before="20" w:after="20"/>
              <w:rPr>
                <w:sz w:val="19"/>
                <w:szCs w:val="19"/>
              </w:rPr>
            </w:pPr>
          </w:p>
          <w:p w14:paraId="3FC847EB" w14:textId="77777777" w:rsidR="00882086" w:rsidRDefault="00000000">
            <w:pPr>
              <w:spacing w:before="20" w:after="20"/>
              <w:rPr>
                <w:sz w:val="19"/>
                <w:szCs w:val="19"/>
              </w:rPr>
            </w:pPr>
            <w:r>
              <w:rPr>
                <w:sz w:val="19"/>
                <w:szCs w:val="19"/>
              </w:rPr>
              <w:t>A space narrower than half your own stops you entirely. For a Medium creature that means a gap of 1½ feet or less.</w:t>
            </w:r>
          </w:p>
        </w:tc>
      </w:tr>
    </w:tbl>
    <w:p w14:paraId="09488372" w14:textId="77777777" w:rsidR="00882086" w:rsidRDefault="00882086"/>
    <w:p w14:paraId="3DE7662F" w14:textId="77777777" w:rsidR="00882086" w:rsidRDefault="00000000">
      <w:pPr>
        <w:pStyle w:val="Heading4"/>
      </w:pPr>
      <w:r>
        <w:t>Attack Maneuvers</w:t>
      </w:r>
      <w:r>
        <w:tab/>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113"/>
        <w:gridCol w:w="610"/>
        <w:gridCol w:w="7082"/>
      </w:tblGrid>
      <w:tr w:rsidR="00882086" w14:paraId="4033E117" w14:textId="77777777">
        <w:trPr>
          <w:cantSplit/>
          <w:tblHeader/>
        </w:trPr>
        <w:tc>
          <w:tcPr>
            <w:tcW w:w="211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1480023" w14:textId="77777777" w:rsidR="00882086" w:rsidRDefault="00000000">
            <w:pPr>
              <w:spacing w:before="20" w:after="20"/>
              <w:rPr>
                <w:sz w:val="19"/>
                <w:szCs w:val="19"/>
              </w:rPr>
            </w:pPr>
            <w:r>
              <w:rPr>
                <w:color w:val="FFFFFF"/>
                <w:sz w:val="19"/>
                <w:szCs w:val="19"/>
              </w:rPr>
              <w:t>Maneuver</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23A25D0" w14:textId="77777777" w:rsidR="00882086" w:rsidRDefault="00000000">
            <w:pPr>
              <w:spacing w:before="20" w:after="20"/>
              <w:rPr>
                <w:b/>
                <w:bCs/>
                <w:color w:val="FFFFFF"/>
                <w:sz w:val="19"/>
                <w:szCs w:val="19"/>
              </w:rPr>
            </w:pPr>
            <w:r>
              <w:rPr>
                <w:b/>
                <w:bCs/>
                <w:color w:val="FFFFFF"/>
                <w:sz w:val="19"/>
                <w:szCs w:val="19"/>
              </w:rPr>
              <w:t>Traits</w:t>
            </w:r>
          </w:p>
        </w:tc>
        <w:tc>
          <w:tcPr>
            <w:tcW w:w="708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C99A5E" w14:textId="77777777" w:rsidR="00882086" w:rsidRDefault="00000000">
            <w:pPr>
              <w:spacing w:before="20" w:after="20"/>
              <w:rPr>
                <w:sz w:val="19"/>
                <w:szCs w:val="19"/>
              </w:rPr>
            </w:pPr>
            <w:r>
              <w:rPr>
                <w:b/>
                <w:bCs/>
                <w:color w:val="FFFFFF"/>
                <w:sz w:val="19"/>
                <w:szCs w:val="19"/>
              </w:rPr>
              <w:t>Effect</w:t>
            </w:r>
          </w:p>
        </w:tc>
      </w:tr>
      <w:tr w:rsidR="00882086" w14:paraId="24F396F7"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4EFA23" w14:textId="77777777" w:rsidR="00882086" w:rsidRDefault="00000000">
            <w:pPr>
              <w:spacing w:before="20" w:after="20"/>
              <w:rPr>
                <w:sz w:val="19"/>
                <w:szCs w:val="19"/>
              </w:rPr>
            </w:pPr>
            <w:r>
              <w:rPr>
                <w:sz w:val="19"/>
                <w:szCs w:val="19"/>
              </w:rPr>
              <w:lastRenderedPageBreak/>
              <w:t xml:space="preserve">Strike </w:t>
            </w:r>
            <w:r>
              <w:rPr>
                <w:rFonts w:ascii="Segoe UI Symbol" w:hAnsi="Segoe UI Symbol" w:cs="Segoe UI Symbol"/>
                <w:sz w:val="19"/>
                <w:szCs w:val="19"/>
              </w:rPr>
              <w:t>❶</w:t>
            </w:r>
            <w:r>
              <w:rPr>
                <w:sz w:val="19"/>
                <w:szCs w:val="19"/>
              </w:rPr>
              <w:t xml:space="preserve"> to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DECED4"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B18B1C" w14:textId="77777777" w:rsidR="00882086" w:rsidRDefault="00000000">
            <w:pPr>
              <w:spacing w:before="20" w:after="20"/>
              <w:rPr>
                <w:sz w:val="19"/>
                <w:szCs w:val="19"/>
              </w:rPr>
            </w:pPr>
            <w:r>
              <w:rPr>
                <w:sz w:val="19"/>
                <w:szCs w:val="19"/>
              </w:rPr>
              <w:t>Attack with a weapon or an unarmed blow. Roll Melee (or Ranged, for a weapon that leaves your hand) against Evade or Guard, and deal damage and effects as normal. The actions you spend say how much of yourself is behind the blow (see Chapter 2: The Exchange):</w:t>
            </w:r>
          </w:p>
          <w:p w14:paraId="113280D3" w14:textId="77777777" w:rsidR="00882086" w:rsidRDefault="00882086">
            <w:pPr>
              <w:spacing w:before="20" w:after="20"/>
              <w:rPr>
                <w:sz w:val="19"/>
                <w:szCs w:val="19"/>
              </w:rPr>
            </w:pPr>
          </w:p>
          <w:p w14:paraId="5984D559" w14:textId="77777777" w:rsidR="00882086" w:rsidRDefault="00000000">
            <w:pPr>
              <w:spacing w:before="20" w:after="20"/>
              <w:rPr>
                <w:sz w:val="19"/>
                <w:szCs w:val="19"/>
              </w:rPr>
            </w:pPr>
            <w:r>
              <w:rPr>
                <w:sz w:val="19"/>
                <w:szCs w:val="19"/>
              </w:rPr>
              <w:t xml:space="preserve">❶ </w:t>
            </w:r>
            <w:r>
              <w:rPr>
                <w:b/>
                <w:bCs/>
                <w:sz w:val="19"/>
                <w:szCs w:val="19"/>
              </w:rPr>
              <w:t>Quick.</w:t>
            </w:r>
            <w:r>
              <w:rPr>
                <w:sz w:val="19"/>
                <w:szCs w:val="19"/>
              </w:rPr>
              <w:t xml:space="preserve"> A probe: one weapon die plus precision damage, nothing else, on the Torso. It cannot Critically Hit (Agile weapons excepted) and Protection applies in full even to an Exposed Zone. Stopped, it costs you nothing and can only be bound, never Controlled.</w:t>
            </w:r>
          </w:p>
          <w:p w14:paraId="57F9A819" w14:textId="77777777" w:rsidR="00882086" w:rsidRDefault="00000000">
            <w:pPr>
              <w:spacing w:before="20" w:after="20"/>
            </w:pPr>
            <w:r>
              <w:rPr>
                <w:sz w:val="19"/>
                <w:szCs w:val="19"/>
              </w:rPr>
              <w:t xml:space="preserve">❷ </w:t>
            </w:r>
            <w:r>
              <w:rPr>
                <w:b/>
                <w:bCs/>
                <w:sz w:val="19"/>
                <w:szCs w:val="19"/>
              </w:rPr>
              <w:t>Deliberate.</w:t>
            </w:r>
            <w:r>
              <w:rPr>
                <w:sz w:val="19"/>
                <w:szCs w:val="19"/>
              </w:rPr>
              <w:t xml:space="preserve"> All dice, specialization, and your Might. It may be placed on an Exposed Zone, and on a Critical Hit you may Expose a plausible Zone. A Graze costs only the tempo; on a Miss you are Exposed. A Parry that Stops it takes Control.</w:t>
            </w:r>
          </w:p>
          <w:p w14:paraId="1FB2AF16" w14:textId="77777777" w:rsidR="00882086" w:rsidRDefault="00000000">
            <w:pPr>
              <w:spacing w:before="20" w:after="20"/>
              <w:rPr>
                <w:sz w:val="19"/>
                <w:szCs w:val="19"/>
              </w:rPr>
            </w:pPr>
            <w:r>
              <w:rPr>
                <w:sz w:val="19"/>
                <w:szCs w:val="19"/>
              </w:rPr>
              <w:t xml:space="preserve">❸ </w:t>
            </w:r>
            <w:r>
              <w:rPr>
                <w:b/>
                <w:bCs/>
                <w:sz w:val="19"/>
                <w:szCs w:val="19"/>
              </w:rPr>
              <w:t>Committed.</w:t>
            </w:r>
            <w:r>
              <w:rPr>
                <w:sz w:val="19"/>
                <w:szCs w:val="19"/>
              </w:rPr>
              <w:t xml:space="preserve"> Prepared. All dice, specialization, and your Might. On a Hit or Critical Hit, you may Expose a plausible Zone. Weighted: Stopped, Graze or Miss, you are Exposed. A Parry that Stops it takes Control.</w:t>
            </w:r>
          </w:p>
        </w:tc>
      </w:tr>
      <w:tr w:rsidR="00882086" w14:paraId="76DA05BC"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F34F82" w14:textId="77777777" w:rsidR="00882086" w:rsidRDefault="00000000">
            <w:pPr>
              <w:spacing w:before="20" w:after="20"/>
            </w:pPr>
            <w:r>
              <w:rPr>
                <w:sz w:val="19"/>
                <w:szCs w:val="19"/>
              </w:rPr>
              <w:t xml:space="preserve">Gain Control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43DF689" w14:textId="77777777" w:rsidR="00882086" w:rsidRDefault="00000000">
            <w:pPr>
              <w:spacing w:before="20" w:after="20"/>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27A41B" w14:textId="77777777" w:rsidR="00882086" w:rsidRDefault="00000000">
            <w:pPr>
              <w:spacing w:before="20" w:after="20"/>
            </w:pPr>
            <w:r>
              <w:rPr>
                <w:b/>
                <w:bCs/>
                <w:sz w:val="19"/>
                <w:szCs w:val="19"/>
              </w:rPr>
              <w:t>Requirements</w:t>
            </w:r>
            <w:r>
              <w:rPr>
                <w:sz w:val="19"/>
                <w:szCs w:val="19"/>
              </w:rPr>
              <w:t xml:space="preserve"> A rigid weapon, shield, or permitted natural weapon in hand; the target’s weapon or natural attack is within the longer of your two Total Reaches; the target is no more than one Size larger than you.</w:t>
            </w:r>
          </w:p>
          <w:p w14:paraId="23CFA4CF" w14:textId="77777777" w:rsidR="00882086" w:rsidRDefault="00000000">
            <w:pPr>
              <w:spacing w:before="20" w:after="20"/>
            </w:pPr>
            <w:r>
              <w:rPr>
                <w:sz w:val="19"/>
                <w:szCs w:val="19"/>
              </w:rPr>
              <w:t>Roll Melee against the target’s Guard, with the following effects:</w:t>
            </w:r>
          </w:p>
          <w:p w14:paraId="6FF25C8F" w14:textId="77777777" w:rsidR="00882086" w:rsidRDefault="00000000">
            <w:pPr>
              <w:spacing w:before="20" w:after="20"/>
            </w:pPr>
            <w:r>
              <w:rPr>
                <w:b/>
                <w:bCs/>
                <w:sz w:val="19"/>
                <w:szCs w:val="19"/>
              </w:rPr>
              <w:t>Critical Success</w:t>
            </w:r>
            <w:r>
              <w:rPr>
                <w:sz w:val="19"/>
                <w:szCs w:val="19"/>
              </w:rPr>
              <w:t xml:space="preserve"> You Control the weapon, and the target is Off-Guard until its next Opportunity.</w:t>
            </w:r>
          </w:p>
          <w:p w14:paraId="3FD5BF1A" w14:textId="77777777" w:rsidR="00882086" w:rsidRDefault="00000000">
            <w:pPr>
              <w:spacing w:before="20" w:after="20"/>
            </w:pPr>
            <w:r>
              <w:rPr>
                <w:b/>
                <w:bCs/>
                <w:sz w:val="19"/>
                <w:szCs w:val="19"/>
              </w:rPr>
              <w:t>Success</w:t>
            </w:r>
            <w:r>
              <w:rPr>
                <w:sz w:val="19"/>
                <w:szCs w:val="19"/>
              </w:rPr>
              <w:t xml:space="preserve"> You Control the weapon.</w:t>
            </w:r>
          </w:p>
          <w:p w14:paraId="06112AAE" w14:textId="77777777" w:rsidR="00882086" w:rsidRDefault="00000000">
            <w:pPr>
              <w:spacing w:before="20" w:after="20"/>
            </w:pPr>
            <w:r>
              <w:rPr>
                <w:b/>
                <w:bCs/>
                <w:sz w:val="19"/>
                <w:szCs w:val="19"/>
              </w:rPr>
              <w:t>Graze</w:t>
            </w:r>
            <w:r>
              <w:rPr>
                <w:sz w:val="19"/>
                <w:szCs w:val="19"/>
              </w:rPr>
              <w:t xml:space="preserve"> A neutral Bind forms.</w:t>
            </w:r>
          </w:p>
          <w:p w14:paraId="5B9F0DB5" w14:textId="77777777" w:rsidR="00882086" w:rsidRDefault="00000000">
            <w:pPr>
              <w:spacing w:before="20" w:after="20"/>
            </w:pPr>
            <w:r>
              <w:rPr>
                <w:b/>
                <w:bCs/>
                <w:sz w:val="19"/>
                <w:szCs w:val="19"/>
              </w:rPr>
              <w:t>Miss</w:t>
            </w:r>
            <w:r>
              <w:rPr>
                <w:sz w:val="19"/>
                <w:szCs w:val="19"/>
              </w:rPr>
              <w:t xml:space="preserve"> You pressed badly. The target Controls your weapon instead.</w:t>
            </w:r>
          </w:p>
          <w:p w14:paraId="7FDDB0F1" w14:textId="77777777" w:rsidR="00882086" w:rsidRDefault="00000000">
            <w:pPr>
              <w:spacing w:before="20" w:after="20"/>
            </w:pPr>
            <w:r>
              <w:rPr>
                <w:b/>
                <w:bCs/>
                <w:sz w:val="19"/>
                <w:szCs w:val="19"/>
              </w:rPr>
              <w:t>Special</w:t>
            </w:r>
            <w:r>
              <w:rPr>
                <w:sz w:val="19"/>
                <w:szCs w:val="19"/>
              </w:rPr>
              <w:t xml:space="preserve"> Evade cannot answer this attack. While you Control a weapon, the target has an Exposed Zone of your choice and takes −2 Situation to attacks with it (see Chapter 2: The Exchange).</w:t>
            </w:r>
          </w:p>
        </w:tc>
      </w:tr>
      <w:tr w:rsidR="00882086" w14:paraId="2210C5E5"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1AE4A0" w14:textId="77777777" w:rsidR="00882086" w:rsidRDefault="00000000">
            <w:pPr>
              <w:spacing w:before="20" w:after="20"/>
            </w:pPr>
            <w:r>
              <w:rPr>
                <w:sz w:val="19"/>
                <w:szCs w:val="19"/>
              </w:rPr>
              <w:t xml:space="preserve">Close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3C19430" w14:textId="77777777" w:rsidR="00882086" w:rsidRDefault="00000000">
            <w:pPr>
              <w:spacing w:before="20" w:after="20"/>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5EA28C" w14:textId="77777777" w:rsidR="00882086" w:rsidRDefault="00000000">
            <w:pPr>
              <w:spacing w:before="20" w:after="20"/>
            </w:pPr>
            <w:r>
              <w:rPr>
                <w:b/>
                <w:bCs/>
                <w:sz w:val="19"/>
                <w:szCs w:val="19"/>
              </w:rPr>
              <w:t>Requirements</w:t>
            </w:r>
            <w:r>
              <w:rPr>
                <w:sz w:val="19"/>
                <w:szCs w:val="19"/>
              </w:rPr>
              <w:t xml:space="preserve"> You Control a foe’s weapon.</w:t>
            </w:r>
          </w:p>
          <w:p w14:paraId="3D8E95AC" w14:textId="77777777" w:rsidR="00882086" w:rsidRDefault="00000000">
            <w:pPr>
              <w:spacing w:before="20" w:after="20"/>
            </w:pPr>
            <w:r>
              <w:rPr>
                <w:sz w:val="19"/>
                <w:szCs w:val="19"/>
              </w:rPr>
              <w:t>Step toward that foe. The Bind holds, and the Controlled weapon cannot Intercept you. This is the only movement that does not end a Bind.</w:t>
            </w:r>
          </w:p>
        </w:tc>
      </w:tr>
      <w:tr w:rsidR="00882086" w14:paraId="0E0788BA"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84B6EF" w14:textId="77777777" w:rsidR="00882086" w:rsidRDefault="00000000">
            <w:pPr>
              <w:spacing w:before="20" w:after="20"/>
              <w:rPr>
                <w:sz w:val="19"/>
                <w:szCs w:val="19"/>
              </w:rPr>
            </w:pPr>
            <w:r>
              <w:rPr>
                <w:sz w:val="19"/>
                <w:szCs w:val="19"/>
              </w:rPr>
              <w:t xml:space="preserve">Grapple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6AD960"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21F6BE"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Grapple</w:t>
            </w:r>
            <w:r>
              <w:rPr>
                <w:sz w:val="19"/>
                <w:szCs w:val="19"/>
              </w:rPr>
              <w:t xml:space="preserve"> Trait, and the target must be within reach and no more than one Size larger than you.</w:t>
            </w:r>
          </w:p>
          <w:p w14:paraId="5E0399B5" w14:textId="77777777" w:rsidR="00882086" w:rsidRDefault="00882086">
            <w:pPr>
              <w:spacing w:before="20" w:after="20"/>
              <w:rPr>
                <w:sz w:val="19"/>
                <w:szCs w:val="19"/>
              </w:rPr>
            </w:pPr>
          </w:p>
          <w:p w14:paraId="4B2CA7EB"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0B32C32F" w14:textId="77777777" w:rsidR="00882086" w:rsidRDefault="00000000">
            <w:pPr>
              <w:spacing w:before="20" w:after="20"/>
              <w:rPr>
                <w:sz w:val="19"/>
                <w:szCs w:val="19"/>
              </w:rPr>
            </w:pPr>
            <w:r>
              <w:rPr>
                <w:b/>
                <w:bCs/>
                <w:sz w:val="19"/>
                <w:szCs w:val="19"/>
              </w:rPr>
              <w:t>Critical Success</w:t>
            </w:r>
            <w:r>
              <w:rPr>
                <w:sz w:val="19"/>
                <w:szCs w:val="19"/>
              </w:rPr>
              <w:tab/>
              <w:t>The target is Restrained until the end of the next round.</w:t>
            </w:r>
          </w:p>
          <w:p w14:paraId="35768943"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Grabbed until the end of the next round.</w:t>
            </w:r>
          </w:p>
          <w:p w14:paraId="1F7CA91B"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0C703B84"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48A7EE1A" w14:textId="77777777" w:rsidR="00882086" w:rsidRDefault="00882086">
            <w:pPr>
              <w:spacing w:before="20" w:after="20"/>
              <w:rPr>
                <w:sz w:val="19"/>
                <w:szCs w:val="19"/>
              </w:rPr>
            </w:pPr>
          </w:p>
          <w:p w14:paraId="6D66294B" w14:textId="77777777" w:rsidR="00882086" w:rsidRDefault="00000000">
            <w:pPr>
              <w:spacing w:before="20" w:after="20"/>
              <w:rPr>
                <w:sz w:val="19"/>
                <w:szCs w:val="19"/>
              </w:rPr>
            </w:pPr>
            <w:r>
              <w:rPr>
                <w:sz w:val="19"/>
                <w:szCs w:val="19"/>
              </w:rPr>
              <w:t>If you spend more than one action on Grapple, it gains the following effects:</w:t>
            </w:r>
          </w:p>
          <w:p w14:paraId="034B17E3"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Tackle. Move, then Grapple.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72E019D5" w14:textId="77777777" w:rsidR="00882086" w:rsidRDefault="00000000">
            <w:pPr>
              <w:spacing w:before="20" w:after="20"/>
              <w:rPr>
                <w:sz w:val="19"/>
                <w:szCs w:val="19"/>
              </w:rPr>
            </w:pPr>
            <w:r>
              <w:rPr>
                <w:b/>
                <w:bCs/>
                <w:sz w:val="19"/>
                <w:szCs w:val="19"/>
              </w:rPr>
              <w:t>Critical Success</w:t>
            </w:r>
            <w:r>
              <w:rPr>
                <w:sz w:val="19"/>
                <w:szCs w:val="19"/>
              </w:rPr>
              <w:tab/>
              <w:t>The target is Restrained until the end of the next round and knocked Prone.</w:t>
            </w:r>
          </w:p>
          <w:p w14:paraId="1A4BED54"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Grabbed until the end of the next round and knocked Prone. You fall Prone adjacent to them.</w:t>
            </w:r>
          </w:p>
          <w:p w14:paraId="6DDC7E1D"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3EDF0D21"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 and fall Prone adjacent to them.</w:t>
            </w:r>
          </w:p>
        </w:tc>
      </w:tr>
      <w:tr w:rsidR="00882086" w14:paraId="2D76F0F3" w14:textId="77777777">
        <w:trPr>
          <w:cantSplit/>
        </w:trPr>
        <w:tc>
          <w:tcPr>
            <w:tcW w:w="2113" w:type="dxa"/>
            <w:tcBorders>
              <w:top w:val="single" w:sz="4" w:space="0" w:color="CBD5DB"/>
              <w:left w:val="single" w:sz="4" w:space="0" w:color="CBD5DB"/>
              <w:bottom w:val="single" w:sz="4" w:space="0" w:color="CBD5DB"/>
              <w:right w:val="single" w:sz="4" w:space="0" w:color="CBD5DB"/>
            </w:tcBorders>
            <w:vAlign w:val="center"/>
          </w:tcPr>
          <w:p w14:paraId="521503F6" w14:textId="77777777" w:rsidR="00882086" w:rsidRDefault="00000000">
            <w:pPr>
              <w:spacing w:before="20" w:after="20"/>
              <w:rPr>
                <w:sz w:val="19"/>
                <w:szCs w:val="19"/>
              </w:rPr>
            </w:pPr>
            <w:r>
              <w:rPr>
                <w:sz w:val="19"/>
                <w:szCs w:val="19"/>
              </w:rPr>
              <w:lastRenderedPageBreak/>
              <w:t xml:space="preserve">Shove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0B45DDA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vAlign w:val="center"/>
          </w:tcPr>
          <w:p w14:paraId="1254BE4A"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Shove</w:t>
            </w:r>
            <w:r>
              <w:rPr>
                <w:sz w:val="19"/>
                <w:szCs w:val="19"/>
              </w:rPr>
              <w:t xml:space="preserve"> Trait, and the target must be within reach and no more than one Size larger than you.</w:t>
            </w:r>
          </w:p>
          <w:p w14:paraId="5814CAF6" w14:textId="77777777" w:rsidR="00882086" w:rsidRDefault="00882086">
            <w:pPr>
              <w:spacing w:before="20" w:after="20"/>
              <w:rPr>
                <w:sz w:val="19"/>
                <w:szCs w:val="19"/>
              </w:rPr>
            </w:pPr>
          </w:p>
          <w:p w14:paraId="30BB3468"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18D648FC" w14:textId="77777777" w:rsidR="00882086" w:rsidRDefault="00000000">
            <w:pPr>
              <w:spacing w:before="20" w:after="20"/>
              <w:rPr>
                <w:sz w:val="19"/>
                <w:szCs w:val="19"/>
              </w:rPr>
            </w:pPr>
            <w:r>
              <w:rPr>
                <w:b/>
                <w:bCs/>
                <w:sz w:val="19"/>
                <w:szCs w:val="19"/>
              </w:rPr>
              <w:t>Critical Success</w:t>
            </w:r>
            <w:r>
              <w:rPr>
                <w:sz w:val="19"/>
                <w:szCs w:val="19"/>
              </w:rPr>
              <w:tab/>
              <w:t>The target is pushed 6 feet. You may Move as part of this action, if it is in the same direction.</w:t>
            </w:r>
          </w:p>
          <w:p w14:paraId="6FBA9ECC"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pushed 3 feet.</w:t>
            </w:r>
          </w:p>
          <w:p w14:paraId="656ADB3D"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4F6998F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211EF5FB" w14:textId="77777777" w:rsidR="00882086" w:rsidRDefault="00882086">
            <w:pPr>
              <w:spacing w:before="20" w:after="20"/>
              <w:rPr>
                <w:sz w:val="19"/>
                <w:szCs w:val="19"/>
              </w:rPr>
            </w:pPr>
          </w:p>
          <w:p w14:paraId="3BCF7061" w14:textId="77777777" w:rsidR="00882086" w:rsidRDefault="00000000">
            <w:pPr>
              <w:spacing w:before="20" w:after="20"/>
              <w:rPr>
                <w:sz w:val="19"/>
                <w:szCs w:val="19"/>
              </w:rPr>
            </w:pPr>
            <w:r>
              <w:rPr>
                <w:sz w:val="19"/>
                <w:szCs w:val="19"/>
              </w:rPr>
              <w:t>If you spend more than one action on Shove, it gains the following effects:</w:t>
            </w:r>
          </w:p>
          <w:p w14:paraId="20171D0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Heave. You set your feet and put your weight behind it.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31C206BD" w14:textId="77777777" w:rsidR="00882086" w:rsidRDefault="00000000">
            <w:pPr>
              <w:spacing w:before="20" w:after="20"/>
              <w:rPr>
                <w:sz w:val="19"/>
                <w:szCs w:val="19"/>
              </w:rPr>
            </w:pPr>
            <w:r>
              <w:rPr>
                <w:b/>
                <w:bCs/>
                <w:sz w:val="19"/>
                <w:szCs w:val="19"/>
              </w:rPr>
              <w:t>Critical Success</w:t>
            </w:r>
            <w:r>
              <w:rPr>
                <w:sz w:val="19"/>
                <w:szCs w:val="19"/>
              </w:rPr>
              <w:tab/>
              <w:t>The target is pushed 12 feet.</w:t>
            </w:r>
          </w:p>
          <w:p w14:paraId="7B894F08"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pushed 6 feet.</w:t>
            </w:r>
          </w:p>
          <w:p w14:paraId="5DA9E5F5"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59E7D22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tc>
      </w:tr>
      <w:tr w:rsidR="00882086" w14:paraId="5AFF33D6"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0663A2" w14:textId="77777777" w:rsidR="00882086" w:rsidRDefault="00000000">
            <w:pPr>
              <w:spacing w:before="20" w:after="20"/>
              <w:rPr>
                <w:sz w:val="19"/>
                <w:szCs w:val="19"/>
              </w:rPr>
            </w:pPr>
            <w:r>
              <w:rPr>
                <w:sz w:val="19"/>
                <w:szCs w:val="19"/>
              </w:rPr>
              <w:t xml:space="preserve">Trip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B29110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7EDE7B"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Trip</w:t>
            </w:r>
            <w:r>
              <w:rPr>
                <w:sz w:val="19"/>
                <w:szCs w:val="19"/>
              </w:rPr>
              <w:t xml:space="preserve"> Trait, and the target must be within reach and no more than one Size larger than you.</w:t>
            </w:r>
          </w:p>
          <w:p w14:paraId="0B2A0395" w14:textId="77777777" w:rsidR="00882086" w:rsidRDefault="00882086">
            <w:pPr>
              <w:spacing w:before="20" w:after="20"/>
              <w:rPr>
                <w:sz w:val="19"/>
                <w:szCs w:val="19"/>
              </w:rPr>
            </w:pPr>
          </w:p>
          <w:p w14:paraId="65D81802"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2E1DFD5D" w14:textId="77777777" w:rsidR="00882086" w:rsidRDefault="00000000">
            <w:pPr>
              <w:spacing w:before="20" w:after="20"/>
              <w:rPr>
                <w:sz w:val="19"/>
                <w:szCs w:val="19"/>
              </w:rPr>
            </w:pPr>
            <w:r>
              <w:rPr>
                <w:b/>
                <w:bCs/>
                <w:sz w:val="19"/>
                <w:szCs w:val="19"/>
              </w:rPr>
              <w:t>Critical Success</w:t>
            </w:r>
            <w:r>
              <w:rPr>
                <w:sz w:val="19"/>
                <w:szCs w:val="19"/>
              </w:rPr>
              <w:tab/>
              <w:t>The target is knocked Prone, and takes damage equal to your Might.</w:t>
            </w:r>
          </w:p>
          <w:p w14:paraId="4F8D9D32"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knocked Prone.</w:t>
            </w:r>
          </w:p>
          <w:p w14:paraId="06D45ACA"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1BAB9FC6"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221D1EBC" w14:textId="77777777" w:rsidR="00882086" w:rsidRDefault="00882086">
            <w:pPr>
              <w:spacing w:before="20" w:after="20"/>
              <w:rPr>
                <w:sz w:val="19"/>
                <w:szCs w:val="19"/>
              </w:rPr>
            </w:pPr>
          </w:p>
          <w:p w14:paraId="5230E7CA" w14:textId="77777777" w:rsidR="00882086" w:rsidRDefault="00000000">
            <w:pPr>
              <w:spacing w:before="20" w:after="20"/>
              <w:rPr>
                <w:sz w:val="19"/>
                <w:szCs w:val="19"/>
              </w:rPr>
            </w:pPr>
            <w:r>
              <w:rPr>
                <w:b/>
                <w:bCs/>
                <w:sz w:val="19"/>
                <w:szCs w:val="19"/>
              </w:rPr>
              <w:t>Special</w:t>
            </w:r>
            <w:r>
              <w:rPr>
                <w:sz w:val="19"/>
                <w:szCs w:val="19"/>
              </w:rPr>
              <w:t xml:space="preserve"> If the target’s Legs are Exposed, increase the degree of success by one.</w:t>
            </w:r>
          </w:p>
          <w:p w14:paraId="393913E3" w14:textId="77777777" w:rsidR="00882086" w:rsidRDefault="00882086">
            <w:pPr>
              <w:spacing w:before="20" w:after="20"/>
              <w:rPr>
                <w:sz w:val="19"/>
                <w:szCs w:val="19"/>
              </w:rPr>
            </w:pPr>
          </w:p>
          <w:p w14:paraId="5DBCCDB2" w14:textId="77777777" w:rsidR="00882086" w:rsidRDefault="00000000">
            <w:pPr>
              <w:spacing w:before="20" w:after="20"/>
              <w:rPr>
                <w:sz w:val="19"/>
                <w:szCs w:val="19"/>
              </w:rPr>
            </w:pPr>
            <w:r>
              <w:rPr>
                <w:sz w:val="19"/>
                <w:szCs w:val="19"/>
              </w:rPr>
              <w:t>If you spend more than one action on Trip, it gains the following effects:</w:t>
            </w:r>
          </w:p>
          <w:p w14:paraId="2F2C0486"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Leg </w:t>
            </w:r>
            <w:r>
              <w:rPr>
                <w:color w:val="auto"/>
                <w:sz w:val="19"/>
                <w:szCs w:val="19"/>
              </w:rPr>
              <w:t>Sweep</w:t>
            </w:r>
            <w:r>
              <w:rPr>
                <w:sz w:val="19"/>
                <w:szCs w:val="19"/>
              </w:rPr>
              <w:t xml:space="preserve">.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46B660DF" w14:textId="77777777" w:rsidR="00882086" w:rsidRDefault="00000000">
            <w:pPr>
              <w:spacing w:before="20" w:after="20"/>
              <w:rPr>
                <w:sz w:val="19"/>
                <w:szCs w:val="19"/>
              </w:rPr>
            </w:pPr>
            <w:r>
              <w:rPr>
                <w:b/>
                <w:bCs/>
                <w:sz w:val="19"/>
                <w:szCs w:val="19"/>
              </w:rPr>
              <w:t>Critical Success</w:t>
            </w:r>
            <w:r>
              <w:rPr>
                <w:sz w:val="19"/>
                <w:szCs w:val="19"/>
              </w:rPr>
              <w:tab/>
              <w:t>The target is knocked Prone, takes damage equal to your Might, and becomes Exposed [Legs].</w:t>
            </w:r>
          </w:p>
          <w:p w14:paraId="5DAF1CD5"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knocked Prone and becomes Exposed [Legs].</w:t>
            </w:r>
          </w:p>
          <w:p w14:paraId="21F1FEB5"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5BC52BBC"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362BBE2A" w14:textId="77777777" w:rsidR="00882086" w:rsidRDefault="00882086">
            <w:pPr>
              <w:spacing w:before="20" w:after="20"/>
              <w:rPr>
                <w:sz w:val="19"/>
                <w:szCs w:val="19"/>
              </w:rPr>
            </w:pPr>
          </w:p>
          <w:p w14:paraId="472B1631" w14:textId="77777777" w:rsidR="00882086" w:rsidRDefault="00000000">
            <w:pPr>
              <w:spacing w:before="20" w:after="20"/>
              <w:rPr>
                <w:sz w:val="19"/>
                <w:szCs w:val="19"/>
              </w:rPr>
            </w:pPr>
            <w:r>
              <w:rPr>
                <w:b/>
                <w:bCs/>
                <w:sz w:val="19"/>
                <w:szCs w:val="19"/>
              </w:rPr>
              <w:t>Special</w:t>
            </w:r>
            <w:r>
              <w:rPr>
                <w:sz w:val="19"/>
                <w:szCs w:val="19"/>
              </w:rPr>
              <w:t xml:space="preserve"> If the target’s Legs are Exposed, increase the degree of success by one.</w:t>
            </w:r>
          </w:p>
        </w:tc>
      </w:tr>
      <w:tr w:rsidR="00882086" w14:paraId="1F582620"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747103" w14:textId="77777777" w:rsidR="00882086" w:rsidRDefault="00000000">
            <w:pPr>
              <w:spacing w:before="20" w:after="20"/>
              <w:rPr>
                <w:sz w:val="19"/>
                <w:szCs w:val="19"/>
              </w:rPr>
            </w:pPr>
            <w:r>
              <w:rPr>
                <w:sz w:val="19"/>
                <w:szCs w:val="19"/>
              </w:rPr>
              <w:lastRenderedPageBreak/>
              <w:t xml:space="preserve">Disarm </w:t>
            </w:r>
            <w:r>
              <w:rPr>
                <w:rFonts w:ascii="Segoe UI Symbol" w:hAnsi="Segoe UI Symbol" w:cs="Segoe UI Symbol"/>
                <w:sz w:val="19"/>
                <w:szCs w:val="19"/>
              </w:rPr>
              <w:t>❶</w:t>
            </w:r>
            <w:r>
              <w:rPr>
                <w:rFonts w:ascii="Cambria Math" w:hAnsi="Cambria Math" w:cs="Cambria Math"/>
                <w:sz w:val="19"/>
                <w:szCs w:val="19"/>
              </w:rPr>
              <w:t xml:space="preserve"> or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20328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3ED529"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Disarm</w:t>
            </w:r>
            <w:r>
              <w:rPr>
                <w:sz w:val="19"/>
                <w:szCs w:val="19"/>
              </w:rPr>
              <w:t xml:space="preserve"> Trait, and the target must be within reach and no more than one Size larger than you.</w:t>
            </w:r>
          </w:p>
          <w:p w14:paraId="30844C41" w14:textId="77777777" w:rsidR="00882086" w:rsidRDefault="00882086">
            <w:pPr>
              <w:spacing w:before="20" w:after="20"/>
              <w:rPr>
                <w:sz w:val="19"/>
                <w:szCs w:val="19"/>
              </w:rPr>
            </w:pPr>
          </w:p>
          <w:p w14:paraId="5E6E2298"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4231F7E9" w14:textId="77777777" w:rsidR="00882086" w:rsidRDefault="00000000">
            <w:pPr>
              <w:spacing w:before="20" w:after="20"/>
              <w:rPr>
                <w:sz w:val="19"/>
                <w:szCs w:val="19"/>
              </w:rPr>
            </w:pPr>
            <w:r>
              <w:rPr>
                <w:b/>
                <w:bCs/>
                <w:sz w:val="19"/>
                <w:szCs w:val="19"/>
              </w:rPr>
              <w:t>Critical Success</w:t>
            </w:r>
            <w:r>
              <w:rPr>
                <w:sz w:val="19"/>
                <w:szCs w:val="19"/>
              </w:rPr>
              <w:tab/>
              <w:t>The item drops from their grip and lands in one of their squares.</w:t>
            </w:r>
          </w:p>
          <w:p w14:paraId="1200858E"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Their grip is loosened: -2 Situation penalty to attacks with it, and the next Disarm against them gains a +2 Situation bonus, until they spend an Interact to resettle it</w:t>
            </w:r>
          </w:p>
          <w:p w14:paraId="39105F3E"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4422B261"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0221F973" w14:textId="77777777" w:rsidR="00882086" w:rsidRDefault="00882086">
            <w:pPr>
              <w:spacing w:before="20" w:after="20"/>
              <w:rPr>
                <w:sz w:val="19"/>
                <w:szCs w:val="19"/>
              </w:rPr>
            </w:pPr>
          </w:p>
          <w:p w14:paraId="6C6B6BD2" w14:textId="77777777" w:rsidR="00882086" w:rsidRDefault="00000000">
            <w:pPr>
              <w:spacing w:before="20" w:after="20"/>
              <w:rPr>
                <w:sz w:val="19"/>
                <w:szCs w:val="19"/>
              </w:rPr>
            </w:pPr>
            <w:r>
              <w:rPr>
                <w:b/>
                <w:bCs/>
                <w:sz w:val="19"/>
                <w:szCs w:val="19"/>
              </w:rPr>
              <w:t>Special</w:t>
            </w:r>
            <w:r>
              <w:rPr>
                <w:sz w:val="19"/>
                <w:szCs w:val="19"/>
              </w:rPr>
              <w:t xml:space="preserve"> If the target’s Arms are Exposed, increase the degree of success by one.</w:t>
            </w:r>
          </w:p>
          <w:p w14:paraId="70143639" w14:textId="77777777" w:rsidR="00882086" w:rsidRDefault="00882086">
            <w:pPr>
              <w:spacing w:before="20" w:after="20"/>
              <w:rPr>
                <w:sz w:val="19"/>
                <w:szCs w:val="19"/>
              </w:rPr>
            </w:pPr>
          </w:p>
          <w:p w14:paraId="52711EDE" w14:textId="77777777" w:rsidR="00882086" w:rsidRDefault="00000000">
            <w:pPr>
              <w:spacing w:before="20" w:after="20"/>
              <w:rPr>
                <w:sz w:val="19"/>
                <w:szCs w:val="19"/>
              </w:rPr>
            </w:pPr>
            <w:r>
              <w:rPr>
                <w:sz w:val="19"/>
                <w:szCs w:val="19"/>
              </w:rPr>
              <w:t>If you spend more than one action on Disarm, it gains the following effects:</w:t>
            </w:r>
          </w:p>
          <w:p w14:paraId="58BA15B8" w14:textId="77777777" w:rsidR="00882086" w:rsidRDefault="00000000">
            <w:pPr>
              <w:spacing w:before="20" w:after="20"/>
              <w:rPr>
                <w:sz w:val="19"/>
                <w:szCs w:val="19"/>
              </w:rPr>
            </w:pPr>
            <w:r>
              <w:rPr>
                <w:rFonts w:ascii="Segoe UI Symbol" w:hAnsi="Segoe UI Symbol" w:cs="Segoe UI Symbol"/>
                <w:sz w:val="19"/>
                <w:szCs w:val="19"/>
              </w:rPr>
              <w:t>❸</w:t>
            </w:r>
            <w:r>
              <w:rPr>
                <w:sz w:val="19"/>
                <w:szCs w:val="19"/>
              </w:rPr>
              <w:t xml:space="preserve"> Wrench.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75E02356" w14:textId="77777777" w:rsidR="00882086" w:rsidRDefault="00000000">
            <w:pPr>
              <w:spacing w:before="20" w:after="20"/>
              <w:rPr>
                <w:sz w:val="19"/>
                <w:szCs w:val="19"/>
              </w:rPr>
            </w:pPr>
            <w:r>
              <w:rPr>
                <w:b/>
                <w:bCs/>
                <w:sz w:val="19"/>
                <w:szCs w:val="19"/>
              </w:rPr>
              <w:t>Critical Success</w:t>
            </w:r>
            <w:r>
              <w:rPr>
                <w:sz w:val="19"/>
                <w:szCs w:val="19"/>
              </w:rPr>
              <w:tab/>
              <w:t>The item flies from their grip and lands 1d10 squares away, in a direction of your choosing.</w:t>
            </w:r>
          </w:p>
          <w:p w14:paraId="32B87EDF"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item drops from their grip and lands in one of their squares.</w:t>
            </w:r>
          </w:p>
          <w:p w14:paraId="6AE808C0"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62A4A27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60FA6F3F" w14:textId="77777777" w:rsidR="00882086" w:rsidRDefault="00882086">
            <w:pPr>
              <w:spacing w:before="20" w:after="20"/>
              <w:rPr>
                <w:sz w:val="19"/>
                <w:szCs w:val="19"/>
              </w:rPr>
            </w:pPr>
          </w:p>
          <w:p w14:paraId="028ABBED" w14:textId="77777777" w:rsidR="00882086" w:rsidRDefault="00000000">
            <w:pPr>
              <w:spacing w:before="20" w:after="20"/>
              <w:rPr>
                <w:sz w:val="19"/>
                <w:szCs w:val="19"/>
              </w:rPr>
            </w:pPr>
            <w:r>
              <w:rPr>
                <w:b/>
                <w:bCs/>
                <w:sz w:val="19"/>
                <w:szCs w:val="19"/>
              </w:rPr>
              <w:t>Special</w:t>
            </w:r>
            <w:r>
              <w:rPr>
                <w:sz w:val="19"/>
                <w:szCs w:val="19"/>
              </w:rPr>
              <w:t xml:space="preserve"> If the target’s Arms are Exposed, increase the degree of success by one.</w:t>
            </w:r>
          </w:p>
        </w:tc>
      </w:tr>
      <w:tr w:rsidR="00882086" w14:paraId="0CBA3393"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3BB67DB" w14:textId="77777777" w:rsidR="00882086" w:rsidRDefault="00000000">
            <w:pPr>
              <w:spacing w:before="20" w:after="20"/>
              <w:rPr>
                <w:sz w:val="19"/>
                <w:szCs w:val="19"/>
              </w:rPr>
            </w:pPr>
            <w:r>
              <w:rPr>
                <w:sz w:val="19"/>
                <w:szCs w:val="19"/>
              </w:rPr>
              <w:t xml:space="preserve">Reposition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78BF8F4"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DA6B8D" w14:textId="77777777" w:rsidR="00882086" w:rsidRDefault="00000000">
            <w:pPr>
              <w:spacing w:before="20" w:after="20"/>
              <w:rPr>
                <w:sz w:val="19"/>
                <w:szCs w:val="19"/>
              </w:rPr>
            </w:pPr>
            <w:r>
              <w:rPr>
                <w:b/>
                <w:bCs/>
                <w:sz w:val="19"/>
                <w:szCs w:val="19"/>
              </w:rPr>
              <w:t xml:space="preserve">Requirements </w:t>
            </w:r>
            <w:r>
              <w:rPr>
                <w:sz w:val="19"/>
                <w:szCs w:val="19"/>
              </w:rPr>
              <w:t>You have a free hand or are already Grabbing or Restraining the target, the target must be within reach and no more than one Size larger than you.</w:t>
            </w:r>
          </w:p>
          <w:p w14:paraId="295CE1EE" w14:textId="77777777" w:rsidR="00882086" w:rsidRDefault="00882086">
            <w:pPr>
              <w:spacing w:before="20" w:after="20"/>
              <w:rPr>
                <w:sz w:val="19"/>
                <w:szCs w:val="19"/>
              </w:rPr>
            </w:pPr>
          </w:p>
          <w:p w14:paraId="6B543BE7"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198B01F5" w14:textId="77777777" w:rsidR="00882086" w:rsidRDefault="00000000">
            <w:pPr>
              <w:spacing w:before="20" w:after="20"/>
              <w:rPr>
                <w:sz w:val="19"/>
                <w:szCs w:val="19"/>
              </w:rPr>
            </w:pPr>
            <w:r>
              <w:rPr>
                <w:b/>
                <w:bCs/>
                <w:sz w:val="19"/>
                <w:szCs w:val="19"/>
              </w:rPr>
              <w:t>Critical Success</w:t>
            </w:r>
            <w:r>
              <w:rPr>
                <w:sz w:val="19"/>
                <w:szCs w:val="19"/>
              </w:rPr>
              <w:tab/>
              <w:t>Move the target up to 6 feet, staying within your reach, not into or through obstacles.</w:t>
            </w:r>
          </w:p>
          <w:p w14:paraId="04D6E35B" w14:textId="77777777" w:rsidR="00882086" w:rsidRDefault="00000000">
            <w:pPr>
              <w:spacing w:before="20" w:after="20"/>
              <w:rPr>
                <w:sz w:val="19"/>
                <w:szCs w:val="19"/>
              </w:rPr>
            </w:pPr>
            <w:r>
              <w:rPr>
                <w:b/>
                <w:bCs/>
                <w:sz w:val="19"/>
                <w:szCs w:val="19"/>
              </w:rPr>
              <w:t>Success</w:t>
            </w:r>
            <w:r>
              <w:rPr>
                <w:sz w:val="19"/>
                <w:szCs w:val="19"/>
              </w:rPr>
              <w:tab/>
            </w:r>
            <w:r>
              <w:rPr>
                <w:sz w:val="19"/>
                <w:szCs w:val="19"/>
              </w:rPr>
              <w:tab/>
              <w:t>Move the target up to 3 feet, staying within your reach, not into or through obstacles.</w:t>
            </w:r>
          </w:p>
          <w:p w14:paraId="42DCDB3F"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2DD3DAC7" w14:textId="77777777" w:rsidR="00882086" w:rsidRDefault="00000000">
            <w:pPr>
              <w:spacing w:before="20" w:after="20"/>
              <w:rPr>
                <w:sz w:val="19"/>
                <w:szCs w:val="19"/>
              </w:rPr>
            </w:pPr>
            <w:r>
              <w:rPr>
                <w:b/>
                <w:bCs/>
                <w:sz w:val="19"/>
                <w:szCs w:val="19"/>
              </w:rPr>
              <w:t>Miss</w:t>
            </w:r>
            <w:r>
              <w:rPr>
                <w:sz w:val="19"/>
                <w:szCs w:val="19"/>
              </w:rPr>
              <w:tab/>
            </w:r>
            <w:r>
              <w:rPr>
                <w:sz w:val="19"/>
                <w:szCs w:val="19"/>
              </w:rPr>
              <w:tab/>
              <w:t>The target can move you up to 3 feet as though it Repositioned you.</w:t>
            </w:r>
          </w:p>
          <w:p w14:paraId="337CC46F" w14:textId="77777777" w:rsidR="00882086" w:rsidRDefault="00882086">
            <w:pPr>
              <w:spacing w:before="20" w:after="20"/>
              <w:rPr>
                <w:sz w:val="19"/>
                <w:szCs w:val="19"/>
              </w:rPr>
            </w:pPr>
          </w:p>
          <w:p w14:paraId="54889C62" w14:textId="77777777" w:rsidR="00882086" w:rsidRDefault="00000000">
            <w:pPr>
              <w:spacing w:before="20" w:after="20"/>
              <w:rPr>
                <w:sz w:val="19"/>
                <w:szCs w:val="19"/>
              </w:rPr>
            </w:pPr>
            <w:r>
              <w:rPr>
                <w:sz w:val="19"/>
                <w:szCs w:val="19"/>
              </w:rPr>
              <w:t>If you spend more than one action on Reposition, it gains the following effects:</w:t>
            </w:r>
          </w:p>
          <w:p w14:paraId="17E42F13"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Haul.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27EEACB8" w14:textId="77777777" w:rsidR="00882086" w:rsidRDefault="00000000">
            <w:pPr>
              <w:spacing w:before="20" w:after="20"/>
              <w:rPr>
                <w:sz w:val="19"/>
                <w:szCs w:val="19"/>
              </w:rPr>
            </w:pPr>
            <w:r>
              <w:rPr>
                <w:b/>
                <w:bCs/>
                <w:sz w:val="19"/>
                <w:szCs w:val="19"/>
              </w:rPr>
              <w:t>Critical Success</w:t>
            </w:r>
            <w:r>
              <w:rPr>
                <w:sz w:val="19"/>
                <w:szCs w:val="19"/>
              </w:rPr>
              <w:tab/>
              <w:t>Move up to your full Speed, bringing the target with you.</w:t>
            </w:r>
          </w:p>
          <w:p w14:paraId="0A64C6E5" w14:textId="77777777" w:rsidR="00882086" w:rsidRDefault="00000000">
            <w:pPr>
              <w:spacing w:before="20" w:after="20"/>
              <w:rPr>
                <w:sz w:val="19"/>
                <w:szCs w:val="19"/>
              </w:rPr>
            </w:pPr>
            <w:r>
              <w:rPr>
                <w:b/>
                <w:bCs/>
                <w:sz w:val="19"/>
                <w:szCs w:val="19"/>
              </w:rPr>
              <w:t>Success</w:t>
            </w:r>
            <w:r>
              <w:rPr>
                <w:sz w:val="19"/>
                <w:szCs w:val="19"/>
              </w:rPr>
              <w:tab/>
            </w:r>
            <w:r>
              <w:rPr>
                <w:sz w:val="19"/>
                <w:szCs w:val="19"/>
              </w:rPr>
              <w:tab/>
              <w:t>Move up to half your Speed, bringing the target with you</w:t>
            </w:r>
          </w:p>
          <w:p w14:paraId="572EED92"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3E5CE496" w14:textId="77777777" w:rsidR="00882086" w:rsidRDefault="00000000">
            <w:pPr>
              <w:spacing w:before="20" w:after="20"/>
              <w:rPr>
                <w:sz w:val="19"/>
                <w:szCs w:val="19"/>
              </w:rPr>
            </w:pPr>
            <w:r>
              <w:rPr>
                <w:b/>
                <w:bCs/>
                <w:sz w:val="19"/>
                <w:szCs w:val="19"/>
              </w:rPr>
              <w:t>Miss</w:t>
            </w:r>
            <w:r>
              <w:rPr>
                <w:sz w:val="19"/>
                <w:szCs w:val="19"/>
              </w:rPr>
              <w:tab/>
            </w:r>
            <w:r>
              <w:rPr>
                <w:sz w:val="19"/>
                <w:szCs w:val="19"/>
              </w:rPr>
              <w:tab/>
              <w:t>The target can move you up to 6 feet the same way.</w:t>
            </w:r>
          </w:p>
        </w:tc>
      </w:tr>
    </w:tbl>
    <w:p w14:paraId="5E594326" w14:textId="77777777" w:rsidR="00882086" w:rsidRDefault="00882086"/>
    <w:p w14:paraId="21720437" w14:textId="77777777" w:rsidR="00882086" w:rsidRDefault="00000000">
      <w:pPr>
        <w:pStyle w:val="Heading4"/>
      </w:pPr>
      <w:r>
        <w:t>Defense &amp; Recovery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61"/>
        <w:gridCol w:w="912"/>
        <w:gridCol w:w="30"/>
        <w:gridCol w:w="6750"/>
      </w:tblGrid>
      <w:tr w:rsidR="00882086" w14:paraId="79179FB6"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186BAD" w14:textId="77777777" w:rsidR="00882086" w:rsidRDefault="00000000">
            <w:pPr>
              <w:spacing w:before="20" w:after="20"/>
              <w:rPr>
                <w:sz w:val="19"/>
                <w:szCs w:val="19"/>
              </w:rPr>
            </w:pPr>
            <w:r>
              <w:rPr>
                <w:color w:val="FFFFFF"/>
                <w:sz w:val="19"/>
                <w:szCs w:val="19"/>
              </w:rPr>
              <w:t>Maneuver</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9E7A070" w14:textId="77777777" w:rsidR="00882086" w:rsidRDefault="00000000">
            <w:pPr>
              <w:spacing w:before="20" w:after="20"/>
              <w:rPr>
                <w:b/>
                <w:bCs/>
                <w:color w:val="FFFFFF"/>
                <w:sz w:val="19"/>
                <w:szCs w:val="19"/>
              </w:rPr>
            </w:pPr>
            <w:r>
              <w:rPr>
                <w:b/>
                <w:bCs/>
                <w:color w:val="FFFFFF"/>
                <w:sz w:val="19"/>
                <w:szCs w:val="19"/>
              </w:rPr>
              <w:t>Traits</w:t>
            </w: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4602EBA9" w14:textId="77777777" w:rsidR="00882086" w:rsidRDefault="00000000">
            <w:pPr>
              <w:spacing w:before="20" w:after="20"/>
              <w:rPr>
                <w:sz w:val="19"/>
                <w:szCs w:val="19"/>
              </w:rPr>
            </w:pPr>
            <w:r>
              <w:rPr>
                <w:b/>
                <w:bCs/>
                <w:color w:val="FFFFFF"/>
                <w:sz w:val="19"/>
                <w:szCs w:val="19"/>
              </w:rPr>
              <w:t>Effect</w:t>
            </w:r>
          </w:p>
        </w:tc>
      </w:tr>
      <w:tr w:rsidR="00882086" w14:paraId="53617F67"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5709D9" w14:textId="77777777" w:rsidR="00882086" w:rsidRDefault="00000000">
            <w:pPr>
              <w:spacing w:before="20" w:after="20"/>
              <w:rPr>
                <w:sz w:val="19"/>
                <w:szCs w:val="19"/>
              </w:rPr>
            </w:pPr>
            <w:r>
              <w:rPr>
                <w:sz w:val="19"/>
                <w:szCs w:val="19"/>
              </w:rPr>
              <w:t xml:space="preserve">Raise a Shield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8217FB5"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82D0D3B" w14:textId="77777777" w:rsidR="00882086" w:rsidRDefault="00000000">
            <w:pPr>
              <w:spacing w:before="20" w:after="20"/>
              <w:rPr>
                <w:sz w:val="19"/>
                <w:szCs w:val="19"/>
              </w:rPr>
            </w:pPr>
            <w:r>
              <w:rPr>
                <w:sz w:val="19"/>
                <w:szCs w:val="19"/>
              </w:rPr>
              <w:t>Gain your shield's Gear bonus to Guard until your next Opportunity. You must be wielding it.</w:t>
            </w:r>
          </w:p>
        </w:tc>
      </w:tr>
      <w:tr w:rsidR="00882086" w14:paraId="2D8B79E8"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616CA1" w14:textId="77777777" w:rsidR="00882086" w:rsidRDefault="00000000">
            <w:pPr>
              <w:spacing w:before="20" w:after="20"/>
              <w:rPr>
                <w:sz w:val="19"/>
                <w:szCs w:val="19"/>
              </w:rPr>
            </w:pPr>
            <w:r>
              <w:rPr>
                <w:sz w:val="19"/>
                <w:szCs w:val="19"/>
              </w:rPr>
              <w:t xml:space="preserve">Recenter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915100" w14:textId="77777777" w:rsidR="00882086" w:rsidRDefault="00000000">
            <w:pPr>
              <w:spacing w:before="20" w:after="20"/>
              <w:rPr>
                <w:sz w:val="19"/>
                <w:szCs w:val="19"/>
              </w:rPr>
            </w:pPr>
            <w:r>
              <w:rPr>
                <w:sz w:val="19"/>
                <w:szCs w:val="19"/>
              </w:rPr>
              <w:t>Concentrate</w:t>
            </w: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3DD5827" w14:textId="77777777" w:rsidR="00882086" w:rsidRDefault="00000000">
            <w:pPr>
              <w:spacing w:before="20" w:after="20"/>
              <w:rPr>
                <w:sz w:val="19"/>
                <w:szCs w:val="19"/>
              </w:rPr>
            </w:pPr>
            <w:r>
              <w:rPr>
                <w:sz w:val="19"/>
                <w:szCs w:val="19"/>
              </w:rPr>
              <w:t>Gather yourself: clear every Exposed Zone on you (except one Exposed by a Posture) and end any Bind you are in.</w:t>
            </w:r>
          </w:p>
        </w:tc>
      </w:tr>
      <w:tr w:rsidR="00882086" w14:paraId="2A0C157A"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D0736D" w14:textId="77777777" w:rsidR="00882086" w:rsidRDefault="00000000">
            <w:pPr>
              <w:spacing w:before="20" w:after="20"/>
              <w:rPr>
                <w:sz w:val="19"/>
                <w:szCs w:val="19"/>
              </w:rPr>
            </w:pPr>
            <w:r>
              <w:rPr>
                <w:sz w:val="19"/>
                <w:szCs w:val="19"/>
              </w:rPr>
              <w:lastRenderedPageBreak/>
              <w:t xml:space="preserve">Take Cover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9E8F4A4"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8FDFB77" w14:textId="77777777" w:rsidR="00882086" w:rsidRDefault="00000000">
            <w:pPr>
              <w:spacing w:before="20" w:after="20"/>
              <w:rPr>
                <w:sz w:val="19"/>
                <w:szCs w:val="19"/>
              </w:rPr>
            </w:pPr>
            <w:r>
              <w:rPr>
                <w:b/>
                <w:bCs/>
                <w:sz w:val="19"/>
                <w:szCs w:val="19"/>
              </w:rPr>
              <w:t>Requirements</w:t>
            </w:r>
            <w:r>
              <w:rPr>
                <w:sz w:val="19"/>
                <w:szCs w:val="19"/>
              </w:rPr>
              <w:t xml:space="preserve"> You have Cover, or Greater Cover, or are wielding a tower shield.</w:t>
            </w:r>
          </w:p>
          <w:p w14:paraId="52A4CD6F" w14:textId="77777777" w:rsidR="00882086" w:rsidRDefault="00882086">
            <w:pPr>
              <w:spacing w:before="20" w:after="20"/>
              <w:rPr>
                <w:sz w:val="19"/>
                <w:szCs w:val="19"/>
              </w:rPr>
            </w:pPr>
          </w:p>
          <w:p w14:paraId="176A06ED" w14:textId="77777777" w:rsidR="00882086" w:rsidRDefault="00000000">
            <w:pPr>
              <w:spacing w:before="20" w:after="20"/>
              <w:rPr>
                <w:sz w:val="19"/>
                <w:szCs w:val="19"/>
              </w:rPr>
            </w:pPr>
            <w:r>
              <w:rPr>
                <w:sz w:val="19"/>
                <w:szCs w:val="19"/>
              </w:rPr>
              <w:t xml:space="preserve">Press yourself into your cover. Your Cover improves by one grade. Adjust the Zones Covered to match. This lasts until you </w:t>
            </w:r>
            <w:r>
              <w:rPr>
                <w:b/>
                <w:bCs/>
                <w:sz w:val="19"/>
                <w:szCs w:val="19"/>
                <w:highlight w:val="green"/>
              </w:rPr>
              <w:t>Move</w:t>
            </w:r>
            <w:r>
              <w:rPr>
                <w:sz w:val="19"/>
                <w:szCs w:val="19"/>
              </w:rPr>
              <w:t xml:space="preserve">, Step or </w:t>
            </w:r>
            <w:r>
              <w:rPr>
                <w:b/>
                <w:bCs/>
                <w:sz w:val="19"/>
                <w:szCs w:val="19"/>
                <w:highlight w:val="green"/>
              </w:rPr>
              <w:t>Attack</w:t>
            </w:r>
            <w:r>
              <w:rPr>
                <w:sz w:val="19"/>
                <w:szCs w:val="19"/>
              </w:rPr>
              <w:t>.</w:t>
            </w:r>
          </w:p>
          <w:p w14:paraId="59985F47" w14:textId="77777777" w:rsidR="00882086" w:rsidRDefault="00882086">
            <w:pPr>
              <w:spacing w:before="20" w:after="20"/>
              <w:rPr>
                <w:sz w:val="19"/>
                <w:szCs w:val="19"/>
              </w:rPr>
            </w:pPr>
          </w:p>
          <w:p w14:paraId="458C14F0" w14:textId="77777777" w:rsidR="00882086" w:rsidRDefault="00000000">
            <w:pPr>
              <w:spacing w:before="20" w:after="20"/>
              <w:rPr>
                <w:sz w:val="19"/>
                <w:szCs w:val="19"/>
              </w:rPr>
            </w:pPr>
            <w:r>
              <w:rPr>
                <w:b/>
                <w:bCs/>
                <w:sz w:val="19"/>
                <w:szCs w:val="19"/>
              </w:rPr>
              <w:t>Special</w:t>
            </w:r>
            <w:r>
              <w:rPr>
                <w:sz w:val="19"/>
                <w:szCs w:val="19"/>
              </w:rPr>
              <w:t xml:space="preserve"> A raised tower shield gives you Cover with nothing to get behind, so Taking Cover behind one gives you Greater cover.</w:t>
            </w:r>
          </w:p>
        </w:tc>
      </w:tr>
      <w:tr w:rsidR="00882086" w14:paraId="45BBEBBA"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A0BE71" w14:textId="77777777" w:rsidR="00882086" w:rsidRDefault="00000000">
            <w:pPr>
              <w:spacing w:before="20" w:after="20"/>
              <w:rPr>
                <w:sz w:val="19"/>
                <w:szCs w:val="19"/>
              </w:rPr>
            </w:pPr>
            <w:r>
              <w:rPr>
                <w:sz w:val="19"/>
                <w:szCs w:val="19"/>
              </w:rPr>
              <w:t>Escape</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DB6B5B7"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565FDF4" w14:textId="77777777" w:rsidR="00882086" w:rsidRDefault="00000000">
            <w:pPr>
              <w:spacing w:before="20" w:after="20"/>
              <w:rPr>
                <w:sz w:val="19"/>
                <w:szCs w:val="19"/>
              </w:rPr>
            </w:pPr>
            <w:r>
              <w:rPr>
                <w:sz w:val="19"/>
                <w:szCs w:val="19"/>
              </w:rPr>
              <w:t>Break free of a grab, a restraint, or anything holding you.</w:t>
            </w:r>
          </w:p>
          <w:p w14:paraId="44CC56A0" w14:textId="77777777" w:rsidR="00882086" w:rsidRDefault="00882086">
            <w:pPr>
              <w:spacing w:before="20" w:after="20"/>
              <w:rPr>
                <w:sz w:val="19"/>
                <w:szCs w:val="19"/>
              </w:rPr>
            </w:pPr>
          </w:p>
          <w:p w14:paraId="6E2421EC" w14:textId="77777777" w:rsidR="00882086" w:rsidRDefault="00000000">
            <w:pPr>
              <w:spacing w:before="20" w:after="20"/>
              <w:rPr>
                <w:sz w:val="19"/>
                <w:szCs w:val="19"/>
              </w:rPr>
            </w:pPr>
            <w:r>
              <w:rPr>
                <w:b/>
                <w:bCs/>
                <w:sz w:val="19"/>
                <w:szCs w:val="19"/>
              </w:rPr>
              <w:t>Requirements</w:t>
            </w:r>
            <w:r>
              <w:rPr>
                <w:sz w:val="19"/>
                <w:szCs w:val="19"/>
              </w:rPr>
              <w:t xml:space="preserve"> You are Grabbed or Restrained.</w:t>
            </w:r>
          </w:p>
          <w:p w14:paraId="7B3646DA" w14:textId="77777777" w:rsidR="00882086" w:rsidRDefault="00000000">
            <w:pPr>
              <w:spacing w:before="20" w:after="20"/>
              <w:rPr>
                <w:sz w:val="19"/>
                <w:szCs w:val="19"/>
              </w:rPr>
            </w:pPr>
            <w:r>
              <w:rPr>
                <w:sz w:val="19"/>
                <w:szCs w:val="19"/>
              </w:rPr>
              <w:t xml:space="preserve">Roll your best of </w:t>
            </w:r>
            <w:r>
              <w:rPr>
                <w:i/>
                <w:iCs/>
                <w:sz w:val="19"/>
                <w:szCs w:val="19"/>
              </w:rPr>
              <w:t>Athletics</w:t>
            </w:r>
            <w:r>
              <w:rPr>
                <w:sz w:val="19"/>
                <w:szCs w:val="19"/>
              </w:rPr>
              <w:t xml:space="preserve"> or </w:t>
            </w:r>
            <w:r>
              <w:rPr>
                <w:i/>
                <w:iCs/>
                <w:sz w:val="19"/>
                <w:szCs w:val="19"/>
              </w:rPr>
              <w:t>Acrobatics</w:t>
            </w:r>
            <w:r>
              <w:rPr>
                <w:sz w:val="19"/>
                <w:szCs w:val="19"/>
              </w:rPr>
              <w:t xml:space="preserve"> against the grabber's </w:t>
            </w:r>
            <w:r>
              <w:rPr>
                <w:i/>
                <w:iCs/>
                <w:sz w:val="19"/>
                <w:szCs w:val="19"/>
              </w:rPr>
              <w:t>Endure</w:t>
            </w:r>
            <w:r>
              <w:rPr>
                <w:sz w:val="19"/>
                <w:szCs w:val="19"/>
              </w:rPr>
              <w:t>, with the</w:t>
            </w:r>
            <w:r>
              <w:rPr>
                <w:i/>
                <w:iCs/>
                <w:sz w:val="19"/>
                <w:szCs w:val="19"/>
              </w:rPr>
              <w:t xml:space="preserve"> </w:t>
            </w:r>
            <w:r>
              <w:rPr>
                <w:sz w:val="19"/>
                <w:szCs w:val="19"/>
              </w:rPr>
              <w:t>following effects:</w:t>
            </w:r>
          </w:p>
          <w:p w14:paraId="6C491D97" w14:textId="77777777" w:rsidR="00882086" w:rsidRDefault="00000000">
            <w:pPr>
              <w:spacing w:before="20" w:after="20"/>
              <w:rPr>
                <w:sz w:val="19"/>
                <w:szCs w:val="19"/>
              </w:rPr>
            </w:pPr>
            <w:r>
              <w:rPr>
                <w:b/>
                <w:bCs/>
                <w:sz w:val="19"/>
                <w:szCs w:val="19"/>
              </w:rPr>
              <w:t>Critical Success</w:t>
            </w:r>
            <w:r>
              <w:rPr>
                <w:sz w:val="19"/>
                <w:szCs w:val="19"/>
              </w:rPr>
              <w:tab/>
              <w:t>You are no longer Grabbed or Restrained, and may Step ⓿.</w:t>
            </w:r>
          </w:p>
          <w:p w14:paraId="4C01288F"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are no longer Grabbed or Restrained.</w:t>
            </w:r>
          </w:p>
          <w:p w14:paraId="637DD5C8"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 Grabbed or Restrained condition persists.</w:t>
            </w:r>
          </w:p>
          <w:p w14:paraId="6D7F3FB5" w14:textId="77777777" w:rsidR="00882086" w:rsidRDefault="00000000">
            <w:pPr>
              <w:spacing w:before="20" w:after="20"/>
              <w:rPr>
                <w:sz w:val="19"/>
                <w:szCs w:val="19"/>
              </w:rPr>
            </w:pPr>
            <w:r>
              <w:rPr>
                <w:b/>
                <w:bCs/>
                <w:sz w:val="19"/>
                <w:szCs w:val="19"/>
              </w:rPr>
              <w:t>Critical Failure</w:t>
            </w:r>
            <w:r>
              <w:rPr>
                <w:sz w:val="19"/>
                <w:szCs w:val="19"/>
              </w:rPr>
              <w:tab/>
            </w:r>
            <w:r>
              <w:rPr>
                <w:sz w:val="19"/>
                <w:szCs w:val="19"/>
              </w:rPr>
              <w:tab/>
              <w:t>The condition persists and their hold improves. If you were Grabbed, you are now Restrained.</w:t>
            </w:r>
          </w:p>
        </w:tc>
      </w:tr>
      <w:tr w:rsidR="00882086" w14:paraId="10E87059"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54F2AD7" w14:textId="77777777" w:rsidR="00882086" w:rsidRDefault="00000000">
            <w:pPr>
              <w:spacing w:before="20" w:after="20"/>
              <w:rPr>
                <w:sz w:val="19"/>
                <w:szCs w:val="19"/>
              </w:rPr>
            </w:pPr>
            <w:r>
              <w:rPr>
                <w:sz w:val="19"/>
                <w:szCs w:val="19"/>
              </w:rPr>
              <w:t xml:space="preserve">Step </w:t>
            </w:r>
            <w:r>
              <w:rPr>
                <w:rFonts w:ascii="Segoe UI Symbol" w:hAnsi="Segoe UI Symbol" w:cs="Segoe UI Symbol"/>
                <w:sz w:val="19"/>
                <w:szCs w:val="19"/>
              </w:rPr>
              <w:t>❶</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2B6600" w14:textId="77777777" w:rsidR="00882086" w:rsidRDefault="00882086">
            <w:pPr>
              <w:spacing w:before="20" w:after="20"/>
              <w:rPr>
                <w:sz w:val="19"/>
                <w:szCs w:val="19"/>
              </w:rPr>
            </w:pP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F4FD6A" w14:textId="77777777" w:rsidR="00882086" w:rsidRDefault="00000000">
            <w:pPr>
              <w:spacing w:before="20" w:after="20"/>
              <w:rPr>
                <w:sz w:val="19"/>
                <w:szCs w:val="19"/>
              </w:rPr>
            </w:pPr>
            <w:r>
              <w:rPr>
                <w:sz w:val="19"/>
                <w:szCs w:val="19"/>
              </w:rPr>
              <w:t>Move up to half your Speed. Step has no Traits at all, which is the point: it never provokes Intercepts or other Reactions. Stepping ends any Bind you are in (Close excepted).</w:t>
            </w:r>
          </w:p>
          <w:p w14:paraId="01AACF89" w14:textId="77777777" w:rsidR="00882086" w:rsidRDefault="00000000">
            <w:pPr>
              <w:spacing w:before="20" w:after="20"/>
              <w:rPr>
                <w:sz w:val="19"/>
                <w:szCs w:val="19"/>
              </w:rPr>
            </w:pPr>
            <w:r>
              <w:rPr>
                <w:sz w:val="19"/>
                <w:szCs w:val="19"/>
              </w:rPr>
              <w:t>You cannot Step into difficult terrain.</w:t>
            </w:r>
          </w:p>
        </w:tc>
      </w:tr>
      <w:tr w:rsidR="00882086" w14:paraId="0305C91D"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02AB4F1" w14:textId="77777777" w:rsidR="00882086" w:rsidRDefault="00000000">
            <w:pPr>
              <w:spacing w:before="20" w:after="20"/>
            </w:pPr>
            <w:r>
              <w:rPr>
                <w:sz w:val="19"/>
                <w:szCs w:val="19"/>
              </w:rPr>
              <w:t xml:space="preserve">Parry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6C4B48" w14:textId="77777777" w:rsidR="00882086" w:rsidRDefault="00000000">
            <w:pPr>
              <w:spacing w:before="20" w:after="20"/>
            </w:pPr>
            <w:r>
              <w:t>Reaction</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90D8CD" w14:textId="77777777" w:rsidR="00882086" w:rsidRDefault="00000000">
            <w:pPr>
              <w:spacing w:before="20" w:after="20"/>
            </w:pPr>
            <w:r>
              <w:rPr>
                <w:sz w:val="19"/>
                <w:szCs w:val="19"/>
              </w:rPr>
              <w:t>Requirements You have Guard Training, and a rigid weapon, shield, or permitted natural weapon in hand.</w:t>
            </w:r>
          </w:p>
          <w:p w14:paraId="39DA33E6" w14:textId="77777777" w:rsidR="00882086" w:rsidRDefault="00000000">
            <w:pPr>
              <w:spacing w:before="20" w:after="20"/>
            </w:pPr>
            <w:r>
              <w:rPr>
                <w:sz w:val="19"/>
                <w:szCs w:val="19"/>
              </w:rPr>
              <w:t xml:space="preserve">Answer an attack with </w:t>
            </w:r>
            <w:r>
              <w:rPr>
                <w:i/>
                <w:iCs/>
                <w:sz w:val="19"/>
                <w:szCs w:val="19"/>
              </w:rPr>
              <w:t>Guard</w:t>
            </w:r>
            <w:r>
              <w:rPr>
                <w:sz w:val="19"/>
                <w:szCs w:val="19"/>
              </w:rPr>
              <w:t xml:space="preserve"> at a +2 Situation bonus. If you Stop a Deliberate or Committed Strike, you take Control of the attacking weapon instead of forming a neutral Bind, and you may at once make a Quick Strike ⓿ against its owner (the riposte). A Stopped Quick Strike gives only a neutral Bind.</w:t>
            </w:r>
          </w:p>
        </w:tc>
      </w:tr>
      <w:tr w:rsidR="00882086" w14:paraId="6491752D"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00106C0" w14:textId="77777777" w:rsidR="00882086" w:rsidRDefault="00000000">
            <w:pPr>
              <w:spacing w:before="20" w:after="20"/>
            </w:pPr>
            <w:r>
              <w:rPr>
                <w:sz w:val="19"/>
                <w:szCs w:val="19"/>
              </w:rPr>
              <w:t xml:space="preserve">Void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26CA37C" w14:textId="77777777" w:rsidR="00882086" w:rsidRDefault="00000000">
            <w:pPr>
              <w:spacing w:before="20" w:after="20"/>
            </w:pPr>
            <w:r>
              <w:t>Reaction</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C88B36" w14:textId="77777777" w:rsidR="00882086" w:rsidRDefault="00000000">
            <w:pPr>
              <w:spacing w:before="20" w:after="20"/>
            </w:pPr>
            <w:r>
              <w:rPr>
                <w:b/>
                <w:bCs/>
                <w:sz w:val="19"/>
                <w:szCs w:val="19"/>
              </w:rPr>
              <w:t>Requirements</w:t>
            </w:r>
            <w:r>
              <w:rPr>
                <w:sz w:val="19"/>
                <w:szCs w:val="19"/>
              </w:rPr>
              <w:t xml:space="preserve"> You have Evade Training. Answer an attack with </w:t>
            </w:r>
            <w:r>
              <w:rPr>
                <w:i/>
                <w:iCs/>
                <w:sz w:val="19"/>
                <w:szCs w:val="19"/>
              </w:rPr>
              <w:t>Evade</w:t>
            </w:r>
            <w:r>
              <w:rPr>
                <w:sz w:val="19"/>
                <w:szCs w:val="19"/>
              </w:rPr>
              <w:t xml:space="preserve"> at a +2 Situation bonus. If the attack is Stopped, you may Step in any direction.</w:t>
            </w:r>
          </w:p>
        </w:tc>
      </w:tr>
      <w:tr w:rsidR="00882086" w14:paraId="498C0309"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B49222E" w14:textId="77777777" w:rsidR="00882086" w:rsidRDefault="00000000">
            <w:pPr>
              <w:spacing w:before="20" w:after="20"/>
            </w:pPr>
            <w:r>
              <w:rPr>
                <w:sz w:val="19"/>
                <w:szCs w:val="19"/>
              </w:rPr>
              <w:t xml:space="preserve">Counter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B10896" w14:textId="77777777" w:rsidR="00882086" w:rsidRDefault="00000000">
            <w:pPr>
              <w:spacing w:before="20" w:after="20"/>
            </w:pPr>
            <w:r>
              <w:t>Reaction, Attack</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A36671" w14:textId="77777777" w:rsidR="00882086" w:rsidRDefault="00000000">
            <w:pPr>
              <w:spacing w:before="20" w:after="20"/>
            </w:pPr>
            <w:r>
              <w:rPr>
                <w:sz w:val="19"/>
                <w:szCs w:val="19"/>
              </w:rPr>
              <w:t>Requirements You have Melee Training; the attacker is within your Reach and the attack is a melee attack.</w:t>
            </w:r>
          </w:p>
          <w:p w14:paraId="289DD1F2" w14:textId="77777777" w:rsidR="00882086" w:rsidRDefault="00000000">
            <w:pPr>
              <w:spacing w:before="20" w:after="20"/>
            </w:pPr>
            <w:r>
              <w:rPr>
                <w:sz w:val="19"/>
                <w:szCs w:val="19"/>
              </w:rPr>
              <w:t>Answer the attack with a Quick Strike of your own. You gain no bonus to your Defense. Roll both; resolve both. You cannot Counter a Counter or an Intercept, and the fighter you Counter rolls only their basic Defense against it.</w:t>
            </w:r>
          </w:p>
        </w:tc>
      </w:tr>
      <w:tr w:rsidR="00882086" w14:paraId="7AF0BA50"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B5D4D1C" w14:textId="77777777" w:rsidR="00882086" w:rsidRDefault="00000000">
            <w:pPr>
              <w:spacing w:before="20" w:after="20"/>
            </w:pPr>
            <w:r>
              <w:rPr>
                <w:sz w:val="19"/>
                <w:szCs w:val="19"/>
              </w:rPr>
              <w:t xml:space="preserve">Intercept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563E0AB" w14:textId="77777777" w:rsidR="00882086" w:rsidRDefault="00000000">
            <w:pPr>
              <w:spacing w:before="20" w:after="20"/>
            </w:pPr>
            <w:r>
              <w:t>Reaction, Attack</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AEF47C" w14:textId="77777777" w:rsidR="00882086" w:rsidRDefault="00000000">
            <w:pPr>
              <w:spacing w:before="20" w:after="20"/>
            </w:pPr>
            <w:r>
              <w:rPr>
                <w:sz w:val="19"/>
                <w:szCs w:val="19"/>
              </w:rPr>
              <w:t>Requirements You have Melee Training. Trigger A foe Moves from outside your Total Reach to inside it, or Strikes you with an Unwieldy weapon from inside its Unwieldy distance.</w:t>
            </w:r>
          </w:p>
          <w:p w14:paraId="29E61642" w14:textId="77777777" w:rsidR="00882086" w:rsidRDefault="00000000">
            <w:pPr>
              <w:spacing w:before="20" w:after="20"/>
            </w:pPr>
            <w:r>
              <w:rPr>
                <w:sz w:val="19"/>
                <w:szCs w:val="19"/>
              </w:rPr>
              <w:t>Make a Quick Strike against them at the moment they enter. Once per foe per Move. A Wound stops their movement; anything less and it continues.</w:t>
            </w:r>
          </w:p>
        </w:tc>
      </w:tr>
      <w:tr w:rsidR="00882086" w14:paraId="2D0ACA1E"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0289530" w14:textId="77777777" w:rsidR="00882086" w:rsidRDefault="00000000">
            <w:pPr>
              <w:spacing w:before="20" w:after="20"/>
            </w:pPr>
            <w:r>
              <w:rPr>
                <w:sz w:val="19"/>
                <w:szCs w:val="19"/>
              </w:rPr>
              <w:t xml:space="preserve">Pass </w:t>
            </w:r>
            <w:r>
              <w:rPr>
                <w:rFonts w:ascii="Segoe UI Symbol" w:hAnsi="Segoe UI Symbol" w:cs="Segoe UI Symbol"/>
                <w:sz w:val="19"/>
                <w:szCs w:val="19"/>
              </w:rPr>
              <w:t>⓿</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FF00B4F" w14:textId="77777777" w:rsidR="00882086" w:rsidRDefault="00882086">
            <w:pPr>
              <w:spacing w:before="20" w:after="20"/>
            </w:pP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EEAA5F" w14:textId="77777777" w:rsidR="00882086" w:rsidRDefault="00000000">
            <w:pPr>
              <w:spacing w:before="20" w:after="20"/>
            </w:pPr>
            <w:r>
              <w:rPr>
                <w:sz w:val="19"/>
                <w:szCs w:val="19"/>
              </w:rPr>
              <w:t>Do nothing at this Opportunity. You may still use Reactions. When a full circuit passes in which everyone Passes, the round ends. You cannot Pass while Preparing.</w:t>
            </w:r>
          </w:p>
        </w:tc>
      </w:tr>
    </w:tbl>
    <w:p w14:paraId="11F89EF1" w14:textId="77777777" w:rsidR="00882086" w:rsidRDefault="00882086"/>
    <w:p w14:paraId="09F64651" w14:textId="77777777" w:rsidR="00882086" w:rsidRDefault="00000000">
      <w:pPr>
        <w:pStyle w:val="Heading4"/>
      </w:pPr>
      <w:r>
        <w:t>Watching, Deceiving &amp; Helping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45"/>
        <w:gridCol w:w="1022"/>
        <w:gridCol w:w="6738"/>
      </w:tblGrid>
      <w:tr w:rsidR="00882086" w14:paraId="2706ABB1" w14:textId="77777777">
        <w:trPr>
          <w:cantSplit/>
          <w:tblHeader/>
        </w:trPr>
        <w:tc>
          <w:tcPr>
            <w:tcW w:w="20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7F43ED5" w14:textId="77777777" w:rsidR="00882086" w:rsidRDefault="00000000">
            <w:pPr>
              <w:spacing w:before="20" w:after="20"/>
              <w:rPr>
                <w:sz w:val="19"/>
                <w:szCs w:val="19"/>
              </w:rPr>
            </w:pPr>
            <w:r>
              <w:rPr>
                <w:color w:val="FFFFFF"/>
                <w:sz w:val="19"/>
                <w:szCs w:val="19"/>
              </w:rPr>
              <w:t>Maneuver</w:t>
            </w:r>
          </w:p>
        </w:tc>
        <w:tc>
          <w:tcPr>
            <w:tcW w:w="102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01B4E12" w14:textId="77777777" w:rsidR="00882086" w:rsidRDefault="00000000">
            <w:pPr>
              <w:spacing w:before="20" w:after="20"/>
              <w:rPr>
                <w:b/>
                <w:bCs/>
                <w:color w:val="FFFFFF"/>
                <w:sz w:val="19"/>
                <w:szCs w:val="19"/>
              </w:rPr>
            </w:pPr>
            <w:r>
              <w:rPr>
                <w:b/>
                <w:bCs/>
                <w:color w:val="FFFFFF"/>
                <w:sz w:val="19"/>
                <w:szCs w:val="19"/>
              </w:rPr>
              <w:t>Traits</w:t>
            </w:r>
          </w:p>
        </w:tc>
        <w:tc>
          <w:tcPr>
            <w:tcW w:w="67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28EB01A" w14:textId="77777777" w:rsidR="00882086" w:rsidRDefault="00000000">
            <w:pPr>
              <w:spacing w:before="20" w:after="20"/>
              <w:rPr>
                <w:sz w:val="19"/>
                <w:szCs w:val="19"/>
              </w:rPr>
            </w:pPr>
            <w:r>
              <w:rPr>
                <w:b/>
                <w:bCs/>
                <w:color w:val="FFFFFF"/>
                <w:sz w:val="19"/>
                <w:szCs w:val="19"/>
              </w:rPr>
              <w:t>Effect</w:t>
            </w:r>
          </w:p>
        </w:tc>
      </w:tr>
      <w:tr w:rsidR="00882086" w14:paraId="1EDF1426"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F569C9" w14:textId="77777777" w:rsidR="00882086" w:rsidRDefault="00000000">
            <w:pPr>
              <w:spacing w:before="20" w:after="20"/>
              <w:rPr>
                <w:sz w:val="19"/>
                <w:szCs w:val="19"/>
              </w:rPr>
            </w:pPr>
            <w:r>
              <w:rPr>
                <w:sz w:val="19"/>
                <w:szCs w:val="19"/>
              </w:rPr>
              <w:lastRenderedPageBreak/>
              <w:t xml:space="preserve">Seek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2E81E9B" w14:textId="77777777" w:rsidR="00882086" w:rsidRDefault="00000000">
            <w:pPr>
              <w:spacing w:before="20" w:after="20"/>
              <w:rPr>
                <w:sz w:val="19"/>
                <w:szCs w:val="19"/>
              </w:rPr>
            </w:pPr>
            <w:r>
              <w:rPr>
                <w:sz w:val="19"/>
                <w:szCs w:val="19"/>
              </w:rPr>
              <w:t>Concentrate</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EB114D" w14:textId="77777777" w:rsidR="00882086" w:rsidRDefault="00000000">
            <w:pPr>
              <w:spacing w:before="20" w:after="20"/>
              <w:rPr>
                <w:sz w:val="19"/>
                <w:szCs w:val="19"/>
              </w:rPr>
            </w:pPr>
            <w:r>
              <w:rPr>
                <w:sz w:val="19"/>
                <w:szCs w:val="19"/>
              </w:rPr>
              <w:t xml:space="preserve">Roll one </w:t>
            </w:r>
            <w:r>
              <w:rPr>
                <w:i/>
                <w:iCs/>
                <w:sz w:val="19"/>
                <w:szCs w:val="19"/>
              </w:rPr>
              <w:t>Awareness</w:t>
            </w:r>
            <w:r>
              <w:rPr>
                <w:sz w:val="19"/>
                <w:szCs w:val="19"/>
              </w:rPr>
              <w:t xml:space="preserve"> against the </w:t>
            </w:r>
            <w:r>
              <w:rPr>
                <w:i/>
                <w:iCs/>
                <w:sz w:val="19"/>
                <w:szCs w:val="19"/>
              </w:rPr>
              <w:t>Stealth</w:t>
            </w:r>
            <w:r>
              <w:rPr>
                <w:sz w:val="19"/>
                <w:szCs w:val="19"/>
              </w:rPr>
              <w:t xml:space="preserve"> of anything Hiding, or against a Threshold the GM sets for a hidden object. Covers everything within 30 feet, with the following effects:</w:t>
            </w:r>
          </w:p>
          <w:p w14:paraId="4E038D84" w14:textId="77777777" w:rsidR="00882086" w:rsidRDefault="00000000">
            <w:pPr>
              <w:spacing w:before="20" w:after="20"/>
              <w:rPr>
                <w:sz w:val="19"/>
                <w:szCs w:val="19"/>
              </w:rPr>
            </w:pPr>
            <w:r>
              <w:rPr>
                <w:b/>
                <w:bCs/>
                <w:sz w:val="19"/>
                <w:szCs w:val="19"/>
              </w:rPr>
              <w:t>Critical success</w:t>
            </w:r>
            <w:r>
              <w:rPr>
                <w:sz w:val="19"/>
                <w:szCs w:val="19"/>
              </w:rPr>
              <w:tab/>
              <w:t>As Success, but the creature moves two states.</w:t>
            </w:r>
          </w:p>
          <w:p w14:paraId="7958D2EC"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creature moves one state toward Observed: Undetected becomes Hidden, Hidden becomes Concealed, Concealed becomes Observed.</w:t>
            </w:r>
          </w:p>
          <w:p w14:paraId="5FA09CFF"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learn nothing.</w:t>
            </w:r>
          </w:p>
          <w:p w14:paraId="2FB3C6D1" w14:textId="77777777" w:rsidR="00882086" w:rsidRDefault="00000000">
            <w:pPr>
              <w:spacing w:before="20" w:after="20"/>
              <w:rPr>
                <w:sz w:val="19"/>
                <w:szCs w:val="19"/>
              </w:rPr>
            </w:pPr>
            <w:r>
              <w:rPr>
                <w:b/>
                <w:bCs/>
                <w:sz w:val="19"/>
                <w:szCs w:val="19"/>
              </w:rPr>
              <w:t>Critical Failure</w:t>
            </w:r>
            <w:r>
              <w:rPr>
                <w:sz w:val="19"/>
                <w:szCs w:val="19"/>
              </w:rPr>
              <w:tab/>
              <w:t>You commit to the wrong place. You are Wrong-Footed to that creature until your next Opportunity.</w:t>
            </w:r>
          </w:p>
        </w:tc>
      </w:tr>
      <w:tr w:rsidR="00882086" w14:paraId="3C549881"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14AF92" w14:textId="77777777" w:rsidR="00882086" w:rsidRDefault="00000000">
            <w:pPr>
              <w:spacing w:before="20" w:after="20"/>
              <w:rPr>
                <w:sz w:val="19"/>
                <w:szCs w:val="19"/>
              </w:rPr>
            </w:pPr>
            <w:r>
              <w:rPr>
                <w:sz w:val="19"/>
                <w:szCs w:val="19"/>
              </w:rPr>
              <w:t xml:space="preserve">Hide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7A075F8" w14:textId="77777777" w:rsidR="00882086" w:rsidRDefault="00882086">
            <w:pPr>
              <w:spacing w:before="20" w:after="20"/>
              <w:rPr>
                <w:sz w:val="19"/>
                <w:szCs w:val="19"/>
              </w:rPr>
            </w:pPr>
          </w:p>
        </w:tc>
        <w:tc>
          <w:tcPr>
            <w:tcW w:w="673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DA5D5F" w14:textId="77777777" w:rsidR="00882086" w:rsidRDefault="00000000">
            <w:pPr>
              <w:spacing w:before="20" w:after="20"/>
              <w:rPr>
                <w:sz w:val="19"/>
                <w:szCs w:val="19"/>
              </w:rPr>
            </w:pPr>
            <w:r>
              <w:rPr>
                <w:b/>
                <w:bCs/>
                <w:sz w:val="19"/>
                <w:szCs w:val="19"/>
              </w:rPr>
              <w:t xml:space="preserve">Requirements </w:t>
            </w:r>
            <w:r>
              <w:rPr>
                <w:sz w:val="19"/>
                <w:szCs w:val="19"/>
              </w:rPr>
              <w:t>You are currently benefiting from at least Lesser Cover, or from Concealment.</w:t>
            </w:r>
          </w:p>
          <w:p w14:paraId="213CDAC8" w14:textId="77777777" w:rsidR="00882086" w:rsidRDefault="00882086">
            <w:pPr>
              <w:spacing w:before="20" w:after="20"/>
              <w:rPr>
                <w:sz w:val="19"/>
                <w:szCs w:val="19"/>
              </w:rPr>
            </w:pPr>
          </w:p>
          <w:p w14:paraId="36A1F942" w14:textId="77777777" w:rsidR="00882086" w:rsidRDefault="00000000">
            <w:pPr>
              <w:spacing w:before="20" w:after="20"/>
              <w:rPr>
                <w:sz w:val="19"/>
                <w:szCs w:val="19"/>
              </w:rPr>
            </w:pPr>
            <w:r>
              <w:rPr>
                <w:sz w:val="19"/>
                <w:szCs w:val="19"/>
              </w:rPr>
              <w:t xml:space="preserve">Roll one </w:t>
            </w:r>
            <w:r>
              <w:rPr>
                <w:i/>
                <w:iCs/>
                <w:sz w:val="19"/>
                <w:szCs w:val="19"/>
              </w:rPr>
              <w:t>Stealth</w:t>
            </w:r>
            <w:r>
              <w:rPr>
                <w:sz w:val="19"/>
                <w:szCs w:val="19"/>
              </w:rPr>
              <w:t xml:space="preserve"> against the </w:t>
            </w:r>
            <w:r>
              <w:rPr>
                <w:i/>
                <w:iCs/>
                <w:sz w:val="19"/>
                <w:szCs w:val="19"/>
              </w:rPr>
              <w:t>Awareness</w:t>
            </w:r>
            <w:r>
              <w:rPr>
                <w:sz w:val="19"/>
                <w:szCs w:val="19"/>
              </w:rPr>
              <w:t xml:space="preserve"> of every creature around you (including your Allies), with the following effects:</w:t>
            </w:r>
          </w:p>
          <w:p w14:paraId="7EE42134" w14:textId="77777777" w:rsidR="00882086" w:rsidRDefault="00000000">
            <w:pPr>
              <w:spacing w:before="20" w:after="20"/>
              <w:rPr>
                <w:sz w:val="19"/>
                <w:szCs w:val="19"/>
              </w:rPr>
            </w:pPr>
            <w:r>
              <w:rPr>
                <w:b/>
                <w:bCs/>
                <w:sz w:val="19"/>
                <w:szCs w:val="19"/>
              </w:rPr>
              <w:t>Critical success</w:t>
            </w:r>
            <w:r>
              <w:rPr>
                <w:sz w:val="19"/>
                <w:szCs w:val="19"/>
              </w:rPr>
              <w:tab/>
              <w:t>You are Hidden to the creature, and they are Wrong-Footed to you until the end of the next round.</w:t>
            </w:r>
          </w:p>
          <w:p w14:paraId="10DACBFE"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are Hidden to the creature.</w:t>
            </w:r>
          </w:p>
          <w:p w14:paraId="34D08BBE"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They still see you.</w:t>
            </w:r>
          </w:p>
          <w:p w14:paraId="3F8DC1E7" w14:textId="77777777" w:rsidR="00882086" w:rsidRDefault="00000000">
            <w:pPr>
              <w:spacing w:before="20" w:after="20"/>
              <w:rPr>
                <w:sz w:val="19"/>
                <w:szCs w:val="19"/>
              </w:rPr>
            </w:pPr>
            <w:r>
              <w:rPr>
                <w:b/>
                <w:bCs/>
                <w:sz w:val="19"/>
                <w:szCs w:val="19"/>
              </w:rPr>
              <w:t>Critical Failure</w:t>
            </w:r>
            <w:r>
              <w:rPr>
                <w:sz w:val="19"/>
                <w:szCs w:val="19"/>
              </w:rPr>
              <w:tab/>
              <w:t>You have drawn the eye. You are Wrong-Footed to that creature until your next Opportunity.</w:t>
            </w:r>
          </w:p>
        </w:tc>
      </w:tr>
      <w:tr w:rsidR="00882086" w14:paraId="0C1789F4"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6B61AF" w14:textId="77777777" w:rsidR="00882086" w:rsidRDefault="00000000">
            <w:pPr>
              <w:spacing w:before="20" w:after="20"/>
              <w:rPr>
                <w:sz w:val="19"/>
                <w:szCs w:val="19"/>
              </w:rPr>
            </w:pPr>
            <w:r>
              <w:rPr>
                <w:sz w:val="19"/>
                <w:szCs w:val="19"/>
              </w:rPr>
              <w:t xml:space="preserve">Sneak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8F41B9" w14:textId="77777777" w:rsidR="00882086" w:rsidRDefault="00000000">
            <w:pPr>
              <w:spacing w:before="20" w:after="20"/>
              <w:rPr>
                <w:sz w:val="19"/>
                <w:szCs w:val="19"/>
              </w:rPr>
            </w:pPr>
            <w:r>
              <w:rPr>
                <w:sz w:val="19"/>
                <w:szCs w:val="19"/>
              </w:rPr>
              <w:t>Move</w:t>
            </w:r>
          </w:p>
        </w:tc>
        <w:tc>
          <w:tcPr>
            <w:tcW w:w="673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95D86" w14:textId="77777777" w:rsidR="00882086" w:rsidRDefault="00000000">
            <w:pPr>
              <w:spacing w:before="20" w:after="20"/>
              <w:rPr>
                <w:sz w:val="19"/>
                <w:szCs w:val="19"/>
              </w:rPr>
            </w:pPr>
            <w:r>
              <w:rPr>
                <w:b/>
                <w:bCs/>
                <w:sz w:val="19"/>
                <w:szCs w:val="19"/>
              </w:rPr>
              <w:t>Requirements</w:t>
            </w:r>
            <w:r>
              <w:rPr>
                <w:sz w:val="19"/>
                <w:szCs w:val="19"/>
              </w:rPr>
              <w:t xml:space="preserve"> You are (or believe you are) currently at least Hidden from at least one creature.</w:t>
            </w:r>
          </w:p>
          <w:p w14:paraId="5DE5DFAE" w14:textId="77777777" w:rsidR="00882086" w:rsidRDefault="00882086">
            <w:pPr>
              <w:spacing w:before="20" w:after="20"/>
              <w:rPr>
                <w:sz w:val="19"/>
                <w:szCs w:val="19"/>
              </w:rPr>
            </w:pPr>
          </w:p>
          <w:p w14:paraId="56C2F5BE" w14:textId="77777777" w:rsidR="00882086" w:rsidRDefault="00000000">
            <w:pPr>
              <w:spacing w:before="20" w:after="20"/>
              <w:rPr>
                <w:sz w:val="19"/>
                <w:szCs w:val="19"/>
              </w:rPr>
            </w:pPr>
            <w:r>
              <w:rPr>
                <w:sz w:val="19"/>
                <w:szCs w:val="19"/>
              </w:rPr>
              <w:t>Move up to half your Speed while staying Hidden or Undetected. You must end this movement with Concealment or at least Lesser Cover from each creature you wish to remain at least Hidden from.</w:t>
            </w:r>
          </w:p>
          <w:p w14:paraId="105A6A92" w14:textId="77777777" w:rsidR="00882086" w:rsidRDefault="00000000">
            <w:pPr>
              <w:spacing w:before="20" w:after="20"/>
              <w:rPr>
                <w:sz w:val="19"/>
                <w:szCs w:val="19"/>
              </w:rPr>
            </w:pPr>
            <w:r>
              <w:rPr>
                <w:sz w:val="19"/>
                <w:szCs w:val="19"/>
              </w:rPr>
              <w:t xml:space="preserve">Roll one </w:t>
            </w:r>
            <w:r>
              <w:rPr>
                <w:i/>
                <w:iCs/>
                <w:sz w:val="19"/>
                <w:szCs w:val="19"/>
              </w:rPr>
              <w:t>Stealth</w:t>
            </w:r>
            <w:r>
              <w:rPr>
                <w:sz w:val="19"/>
                <w:szCs w:val="19"/>
              </w:rPr>
              <w:t xml:space="preserve"> against the </w:t>
            </w:r>
            <w:r>
              <w:rPr>
                <w:i/>
                <w:iCs/>
                <w:sz w:val="19"/>
                <w:szCs w:val="19"/>
              </w:rPr>
              <w:t>Awareness</w:t>
            </w:r>
            <w:r>
              <w:rPr>
                <w:sz w:val="19"/>
                <w:szCs w:val="19"/>
              </w:rPr>
              <w:t xml:space="preserve"> of every creature to which you are currently at least Hidden (including your Allies), with the following effects:</w:t>
            </w:r>
          </w:p>
          <w:p w14:paraId="77B70FC5" w14:textId="77777777" w:rsidR="00882086" w:rsidRDefault="00000000">
            <w:pPr>
              <w:spacing w:before="20" w:after="20"/>
              <w:rPr>
                <w:sz w:val="19"/>
                <w:szCs w:val="19"/>
              </w:rPr>
            </w:pPr>
            <w:r>
              <w:rPr>
                <w:b/>
                <w:bCs/>
                <w:sz w:val="19"/>
                <w:szCs w:val="19"/>
              </w:rPr>
              <w:t>Critical Success</w:t>
            </w:r>
            <w:r>
              <w:rPr>
                <w:sz w:val="19"/>
                <w:szCs w:val="19"/>
              </w:rPr>
              <w:tab/>
              <w:t>You move and remain Hidden and/or Undetected, and they are Wrong-Footed to you until the end of the next round.</w:t>
            </w:r>
          </w:p>
          <w:p w14:paraId="44E4E344"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move and remain Hidden and/or Undetected.</w:t>
            </w:r>
          </w:p>
          <w:p w14:paraId="1BEF745B"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are Observed during your movement.</w:t>
            </w:r>
          </w:p>
          <w:p w14:paraId="4C4F99EE" w14:textId="77777777" w:rsidR="00882086" w:rsidRDefault="00000000">
            <w:pPr>
              <w:spacing w:before="20" w:after="20"/>
              <w:rPr>
                <w:sz w:val="19"/>
                <w:szCs w:val="19"/>
              </w:rPr>
            </w:pPr>
            <w:r>
              <w:rPr>
                <w:b/>
                <w:bCs/>
                <w:sz w:val="19"/>
                <w:szCs w:val="19"/>
              </w:rPr>
              <w:t>Critical Failure</w:t>
            </w:r>
            <w:r>
              <w:rPr>
                <w:sz w:val="19"/>
                <w:szCs w:val="19"/>
              </w:rPr>
              <w:tab/>
              <w:t>You are Observed, and you are Wrong-Footed to them until your next Opportunity.</w:t>
            </w:r>
          </w:p>
          <w:p w14:paraId="24D11541" w14:textId="77777777" w:rsidR="00882086" w:rsidRDefault="00882086">
            <w:pPr>
              <w:spacing w:before="20" w:after="20"/>
              <w:rPr>
                <w:sz w:val="19"/>
                <w:szCs w:val="19"/>
              </w:rPr>
            </w:pPr>
          </w:p>
          <w:p w14:paraId="042937A2" w14:textId="77777777" w:rsidR="00882086" w:rsidRDefault="00000000">
            <w:pPr>
              <w:spacing w:before="20" w:after="20"/>
              <w:rPr>
                <w:sz w:val="19"/>
                <w:szCs w:val="19"/>
              </w:rPr>
            </w:pPr>
            <w:r>
              <w:rPr>
                <w:sz w:val="19"/>
                <w:szCs w:val="19"/>
              </w:rPr>
              <w:t>If you spend more than one action on Sneak, it gains the following effects:</w:t>
            </w:r>
          </w:p>
          <w:p w14:paraId="3C47ED3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Creep. Roll </w:t>
            </w:r>
            <w:r>
              <w:rPr>
                <w:i/>
                <w:iCs/>
                <w:sz w:val="19"/>
                <w:szCs w:val="19"/>
              </w:rPr>
              <w:t>Stealth</w:t>
            </w:r>
            <w:r>
              <w:rPr>
                <w:sz w:val="19"/>
                <w:szCs w:val="19"/>
              </w:rPr>
              <w:t xml:space="preserve"> against the Awareness of every creature to which you are currently at least Hidden (including your Allies), with the following effects:</w:t>
            </w:r>
          </w:p>
          <w:p w14:paraId="2E64F728" w14:textId="77777777" w:rsidR="00882086" w:rsidRDefault="00000000">
            <w:pPr>
              <w:spacing w:before="20" w:after="20"/>
              <w:rPr>
                <w:sz w:val="19"/>
                <w:szCs w:val="19"/>
              </w:rPr>
            </w:pPr>
            <w:r>
              <w:rPr>
                <w:b/>
                <w:bCs/>
                <w:sz w:val="19"/>
                <w:szCs w:val="19"/>
              </w:rPr>
              <w:t>Critical Success</w:t>
            </w:r>
            <w:r>
              <w:rPr>
                <w:sz w:val="19"/>
                <w:szCs w:val="19"/>
              </w:rPr>
              <w:tab/>
              <w:t>You move and remain Hidden and/or Undetected, and they are Wrong-Footed to you until the end of the next round.</w:t>
            </w:r>
          </w:p>
          <w:p w14:paraId="726A83A2"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move and remain Hidden and/or Undetected.</w:t>
            </w:r>
          </w:p>
          <w:p w14:paraId="7B48D057"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realize you would be Observed if you moved, and may choose to not move after all.</w:t>
            </w:r>
          </w:p>
          <w:p w14:paraId="336D886D" w14:textId="77777777" w:rsidR="00882086" w:rsidRDefault="00000000">
            <w:pPr>
              <w:spacing w:before="20" w:after="20"/>
              <w:rPr>
                <w:sz w:val="19"/>
                <w:szCs w:val="19"/>
              </w:rPr>
            </w:pPr>
            <w:r>
              <w:rPr>
                <w:b/>
                <w:bCs/>
                <w:sz w:val="19"/>
                <w:szCs w:val="19"/>
              </w:rPr>
              <w:t>Critical Failure</w:t>
            </w:r>
            <w:r>
              <w:rPr>
                <w:sz w:val="19"/>
                <w:szCs w:val="19"/>
              </w:rPr>
              <w:tab/>
              <w:t>You are Observed during your movement.</w:t>
            </w:r>
          </w:p>
        </w:tc>
      </w:tr>
      <w:tr w:rsidR="00882086" w14:paraId="7A707295"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140CA2" w14:textId="77777777" w:rsidR="00882086" w:rsidRDefault="00000000">
            <w:pPr>
              <w:spacing w:before="20" w:after="20"/>
              <w:rPr>
                <w:sz w:val="19"/>
                <w:szCs w:val="19"/>
              </w:rPr>
            </w:pPr>
            <w:r>
              <w:rPr>
                <w:sz w:val="19"/>
                <w:szCs w:val="19"/>
              </w:rPr>
              <w:t xml:space="preserve">Point Out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235AF7D" w14:textId="77777777" w:rsidR="00882086" w:rsidRDefault="00000000">
            <w:pPr>
              <w:spacing w:before="20" w:after="20"/>
              <w:rPr>
                <w:sz w:val="19"/>
                <w:szCs w:val="19"/>
              </w:rPr>
            </w:pPr>
            <w:r>
              <w:rPr>
                <w:sz w:val="19"/>
                <w:szCs w:val="19"/>
              </w:rPr>
              <w:t>Auditory, Visual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9A4C5D" w14:textId="77777777" w:rsidR="00882086" w:rsidRDefault="00000000">
            <w:pPr>
              <w:spacing w:before="20" w:after="20"/>
              <w:rPr>
                <w:sz w:val="19"/>
                <w:szCs w:val="19"/>
              </w:rPr>
            </w:pPr>
            <w:r>
              <w:rPr>
                <w:sz w:val="19"/>
                <w:szCs w:val="19"/>
              </w:rPr>
              <w:t>Indicate a creature you have located, whether you can see it or it is merely Hidden to you. It becomes Hidden rather than Undetected, or Concealed rather than Hidden, to any ally who can hear or see you.</w:t>
            </w:r>
          </w:p>
        </w:tc>
      </w:tr>
      <w:tr w:rsidR="00882086" w14:paraId="224EE991"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E8C66C" w14:textId="77777777" w:rsidR="00882086" w:rsidRDefault="00000000">
            <w:pPr>
              <w:spacing w:before="20" w:after="20"/>
              <w:rPr>
                <w:sz w:val="19"/>
                <w:szCs w:val="19"/>
              </w:rPr>
            </w:pPr>
            <w:r>
              <w:rPr>
                <w:sz w:val="19"/>
                <w:szCs w:val="19"/>
              </w:rPr>
              <w:lastRenderedPageBreak/>
              <w:t xml:space="preserve">Demoralize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B1106A8" w14:textId="77777777" w:rsidR="00882086" w:rsidRDefault="00000000">
            <w:pPr>
              <w:spacing w:before="20" w:after="20"/>
              <w:rPr>
                <w:sz w:val="19"/>
                <w:szCs w:val="19"/>
              </w:rPr>
            </w:pPr>
            <w:r>
              <w:rPr>
                <w:sz w:val="19"/>
                <w:szCs w:val="19"/>
              </w:rPr>
              <w:t>Auditory, Concentrate, Emotion, Mental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394AAE" w14:textId="77777777" w:rsidR="00882086" w:rsidRDefault="00000000">
            <w:pPr>
              <w:spacing w:before="20" w:after="20"/>
              <w:rPr>
                <w:sz w:val="19"/>
                <w:szCs w:val="19"/>
              </w:rPr>
            </w:pPr>
            <w:r>
              <w:rPr>
                <w:sz w:val="19"/>
                <w:szCs w:val="19"/>
              </w:rPr>
              <w:t xml:space="preserve">Roll </w:t>
            </w:r>
            <w:r>
              <w:rPr>
                <w:i/>
                <w:iCs/>
                <w:sz w:val="19"/>
                <w:szCs w:val="19"/>
              </w:rPr>
              <w:t>Intimidation</w:t>
            </w:r>
            <w:r>
              <w:rPr>
                <w:sz w:val="19"/>
                <w:szCs w:val="19"/>
              </w:rPr>
              <w:t xml:space="preserve"> against the target’s </w:t>
            </w:r>
            <w:r>
              <w:rPr>
                <w:i/>
                <w:iCs/>
                <w:sz w:val="19"/>
                <w:szCs w:val="19"/>
              </w:rPr>
              <w:t xml:space="preserve">Guard, </w:t>
            </w:r>
            <w:r>
              <w:rPr>
                <w:sz w:val="19"/>
                <w:szCs w:val="19"/>
              </w:rPr>
              <w:t>with the following effects:</w:t>
            </w:r>
          </w:p>
          <w:p w14:paraId="3BF29B33" w14:textId="77777777" w:rsidR="00882086" w:rsidRDefault="00000000">
            <w:pPr>
              <w:spacing w:before="20" w:after="20"/>
              <w:rPr>
                <w:sz w:val="19"/>
                <w:szCs w:val="19"/>
              </w:rPr>
            </w:pPr>
            <w:r>
              <w:rPr>
                <w:b/>
                <w:bCs/>
                <w:sz w:val="19"/>
                <w:szCs w:val="19"/>
              </w:rPr>
              <w:t>Critical Success</w:t>
            </w:r>
            <w:r>
              <w:rPr>
                <w:sz w:val="19"/>
                <w:szCs w:val="19"/>
              </w:rPr>
              <w:tab/>
              <w:t>The target is Frightened 2.</w:t>
            </w:r>
          </w:p>
          <w:p w14:paraId="6538D0E3"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Frightened 1.</w:t>
            </w:r>
          </w:p>
          <w:p w14:paraId="4FB27ABE" w14:textId="77777777" w:rsidR="00882086" w:rsidRDefault="00000000">
            <w:pPr>
              <w:spacing w:before="20" w:after="20"/>
              <w:rPr>
                <w:sz w:val="19"/>
                <w:szCs w:val="19"/>
              </w:rPr>
            </w:pPr>
            <w:r>
              <w:rPr>
                <w:b/>
                <w:bCs/>
                <w:sz w:val="19"/>
                <w:szCs w:val="19"/>
              </w:rPr>
              <w:t>Failure</w:t>
            </w:r>
            <w:r>
              <w:rPr>
                <w:sz w:val="19"/>
                <w:szCs w:val="19"/>
              </w:rPr>
              <w:tab/>
            </w:r>
            <w:r>
              <w:rPr>
                <w:sz w:val="19"/>
                <w:szCs w:val="19"/>
              </w:rPr>
              <w:tab/>
              <w:t>No effect.</w:t>
            </w:r>
          </w:p>
          <w:p w14:paraId="0D1BA28B" w14:textId="77777777" w:rsidR="00882086" w:rsidRDefault="00000000">
            <w:pPr>
              <w:spacing w:before="20" w:after="20"/>
              <w:rPr>
                <w:sz w:val="19"/>
                <w:szCs w:val="19"/>
              </w:rPr>
            </w:pPr>
            <w:r>
              <w:rPr>
                <w:b/>
                <w:bCs/>
                <w:sz w:val="19"/>
                <w:szCs w:val="19"/>
              </w:rPr>
              <w:t>Critical Failure</w:t>
            </w:r>
            <w:r>
              <w:rPr>
                <w:sz w:val="19"/>
                <w:szCs w:val="19"/>
              </w:rPr>
              <w:tab/>
              <w:t>No effect, and it is emboldened: +1 Situation bonus to its</w:t>
            </w:r>
            <w:r>
              <w:rPr>
                <w:b/>
                <w:bCs/>
                <w:sz w:val="19"/>
                <w:szCs w:val="19"/>
              </w:rPr>
              <w:t xml:space="preserve"> </w:t>
            </w:r>
            <w:r>
              <w:rPr>
                <w:b/>
                <w:bCs/>
                <w:sz w:val="19"/>
                <w:szCs w:val="19"/>
                <w:highlight w:val="green"/>
              </w:rPr>
              <w:t>Attacks</w:t>
            </w:r>
            <w:r>
              <w:rPr>
                <w:b/>
                <w:bCs/>
                <w:sz w:val="19"/>
                <w:szCs w:val="19"/>
              </w:rPr>
              <w:t xml:space="preserve"> </w:t>
            </w:r>
            <w:r>
              <w:rPr>
                <w:sz w:val="19"/>
                <w:szCs w:val="19"/>
              </w:rPr>
              <w:t>against you until the end of the next round.</w:t>
            </w:r>
          </w:p>
          <w:p w14:paraId="783767F7" w14:textId="77777777" w:rsidR="00882086" w:rsidRDefault="00882086">
            <w:pPr>
              <w:spacing w:before="20" w:after="20"/>
              <w:rPr>
                <w:sz w:val="19"/>
                <w:szCs w:val="19"/>
              </w:rPr>
            </w:pPr>
          </w:p>
          <w:p w14:paraId="009C54C9" w14:textId="77777777" w:rsidR="00882086" w:rsidRDefault="00000000">
            <w:pPr>
              <w:spacing w:before="20" w:after="20"/>
              <w:rPr>
                <w:sz w:val="19"/>
                <w:szCs w:val="19"/>
              </w:rPr>
            </w:pPr>
            <w:r>
              <w:rPr>
                <w:sz w:val="19"/>
                <w:szCs w:val="19"/>
              </w:rPr>
              <w:t>If you spend more than one action on Demoralize, it gains the following effects:</w:t>
            </w:r>
          </w:p>
          <w:p w14:paraId="086D65C9"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Break Them. Roll </w:t>
            </w:r>
            <w:r>
              <w:rPr>
                <w:i/>
                <w:iCs/>
                <w:sz w:val="19"/>
                <w:szCs w:val="19"/>
              </w:rPr>
              <w:t>Intimidation</w:t>
            </w:r>
            <w:r>
              <w:rPr>
                <w:sz w:val="19"/>
                <w:szCs w:val="19"/>
              </w:rPr>
              <w:t xml:space="preserve"> against the target’s </w:t>
            </w:r>
            <w:r>
              <w:rPr>
                <w:i/>
                <w:iCs/>
                <w:sz w:val="19"/>
                <w:szCs w:val="19"/>
              </w:rPr>
              <w:t xml:space="preserve">Guard, </w:t>
            </w:r>
            <w:r>
              <w:rPr>
                <w:sz w:val="19"/>
                <w:szCs w:val="19"/>
              </w:rPr>
              <w:t>with the following effects:</w:t>
            </w:r>
          </w:p>
          <w:p w14:paraId="67E67D6D" w14:textId="77777777" w:rsidR="00882086" w:rsidRDefault="00000000">
            <w:pPr>
              <w:spacing w:before="20" w:after="20"/>
              <w:rPr>
                <w:sz w:val="19"/>
                <w:szCs w:val="19"/>
              </w:rPr>
            </w:pPr>
            <w:r>
              <w:rPr>
                <w:b/>
                <w:bCs/>
                <w:sz w:val="19"/>
                <w:szCs w:val="19"/>
              </w:rPr>
              <w:t>Critical Success</w:t>
            </w:r>
            <w:r>
              <w:rPr>
                <w:sz w:val="19"/>
                <w:szCs w:val="19"/>
              </w:rPr>
              <w:tab/>
              <w:t>The target is Frightened 3 and Heedless.</w:t>
            </w:r>
          </w:p>
          <w:p w14:paraId="1066A6CA"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Frightened 2.</w:t>
            </w:r>
          </w:p>
          <w:p w14:paraId="4D1949A1"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 target is Frightened 1.</w:t>
            </w:r>
          </w:p>
          <w:p w14:paraId="5E2A92CF" w14:textId="77777777" w:rsidR="00882086" w:rsidRDefault="00000000">
            <w:pPr>
              <w:spacing w:before="20" w:after="20"/>
              <w:rPr>
                <w:sz w:val="19"/>
                <w:szCs w:val="19"/>
              </w:rPr>
            </w:pPr>
            <w:r>
              <w:rPr>
                <w:b/>
                <w:bCs/>
                <w:sz w:val="19"/>
                <w:szCs w:val="19"/>
              </w:rPr>
              <w:t>Critical Failure</w:t>
            </w:r>
            <w:r>
              <w:rPr>
                <w:sz w:val="19"/>
                <w:szCs w:val="19"/>
              </w:rPr>
              <w:tab/>
              <w:t>No effect.</w:t>
            </w:r>
          </w:p>
        </w:tc>
      </w:tr>
      <w:tr w:rsidR="00882086" w14:paraId="7B500C4B"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631566" w14:textId="77777777" w:rsidR="00882086" w:rsidRDefault="00000000">
            <w:pPr>
              <w:spacing w:before="20" w:after="20"/>
              <w:rPr>
                <w:sz w:val="19"/>
                <w:szCs w:val="19"/>
              </w:rPr>
            </w:pPr>
            <w:r>
              <w:rPr>
                <w:sz w:val="19"/>
                <w:szCs w:val="19"/>
              </w:rPr>
              <w:t xml:space="preserve">Feint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C38CCF6" w14:textId="77777777" w:rsidR="00882086" w:rsidRDefault="00000000">
            <w:pPr>
              <w:spacing w:before="20" w:after="20"/>
              <w:rPr>
                <w:sz w:val="19"/>
                <w:szCs w:val="19"/>
              </w:rPr>
            </w:pPr>
            <w:r>
              <w:rPr>
                <w:sz w:val="19"/>
                <w:szCs w:val="19"/>
              </w:rPr>
              <w:t>Mental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1BCA37" w14:textId="77777777" w:rsidR="00882086" w:rsidRDefault="00000000">
            <w:pPr>
              <w:spacing w:before="20" w:after="20"/>
              <w:rPr>
                <w:sz w:val="19"/>
                <w:szCs w:val="19"/>
              </w:rPr>
            </w:pPr>
            <w:r>
              <w:rPr>
                <w:sz w:val="19"/>
                <w:szCs w:val="19"/>
              </w:rPr>
              <w:t xml:space="preserve">Roll </w:t>
            </w:r>
            <w:r>
              <w:rPr>
                <w:i/>
                <w:iCs/>
                <w:sz w:val="19"/>
                <w:szCs w:val="19"/>
              </w:rPr>
              <w:t>Guile</w:t>
            </w:r>
            <w:r>
              <w:rPr>
                <w:sz w:val="19"/>
                <w:szCs w:val="19"/>
              </w:rPr>
              <w:t xml:space="preserve"> against the target's Awareness, with the following effects:</w:t>
            </w:r>
          </w:p>
          <w:p w14:paraId="27297972" w14:textId="77777777" w:rsidR="00882086" w:rsidRDefault="00000000">
            <w:pPr>
              <w:spacing w:before="20" w:after="20"/>
              <w:rPr>
                <w:sz w:val="19"/>
                <w:szCs w:val="19"/>
              </w:rPr>
            </w:pPr>
            <w:r>
              <w:rPr>
                <w:b/>
                <w:bCs/>
                <w:sz w:val="19"/>
                <w:szCs w:val="19"/>
              </w:rPr>
              <w:t>Critical Success</w:t>
            </w:r>
            <w:r>
              <w:rPr>
                <w:sz w:val="19"/>
                <w:szCs w:val="19"/>
              </w:rPr>
              <w:tab/>
              <w:t>The target is Wrong-Footed to you until the end of the next round.</w:t>
            </w:r>
          </w:p>
          <w:p w14:paraId="7D24DF9B"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Wrong-Footed to you until the end of your next Opportunity.</w:t>
            </w:r>
          </w:p>
          <w:p w14:paraId="0AA32B4F" w14:textId="77777777" w:rsidR="00882086" w:rsidRDefault="00000000">
            <w:pPr>
              <w:spacing w:before="20" w:after="20"/>
              <w:rPr>
                <w:sz w:val="19"/>
                <w:szCs w:val="19"/>
              </w:rPr>
            </w:pPr>
            <w:r>
              <w:rPr>
                <w:b/>
                <w:bCs/>
                <w:sz w:val="19"/>
                <w:szCs w:val="19"/>
              </w:rPr>
              <w:t>Failure</w:t>
            </w:r>
            <w:r>
              <w:rPr>
                <w:sz w:val="19"/>
                <w:szCs w:val="19"/>
              </w:rPr>
              <w:tab/>
            </w:r>
            <w:r>
              <w:rPr>
                <w:sz w:val="19"/>
                <w:szCs w:val="19"/>
              </w:rPr>
              <w:tab/>
              <w:t>No effect.</w:t>
            </w:r>
          </w:p>
          <w:p w14:paraId="30C11BB0" w14:textId="77777777" w:rsidR="00882086" w:rsidRDefault="00000000">
            <w:pPr>
              <w:spacing w:before="20" w:after="20"/>
              <w:rPr>
                <w:sz w:val="19"/>
                <w:szCs w:val="19"/>
              </w:rPr>
            </w:pPr>
            <w:r>
              <w:rPr>
                <w:b/>
                <w:bCs/>
                <w:sz w:val="19"/>
                <w:szCs w:val="19"/>
              </w:rPr>
              <w:t>Critical Failure</w:t>
            </w:r>
            <w:r>
              <w:rPr>
                <w:sz w:val="19"/>
                <w:szCs w:val="19"/>
              </w:rPr>
              <w:tab/>
              <w:t>You overcommit. You are Wrong-Footed to that creature until your next Opportunity.</w:t>
            </w:r>
          </w:p>
        </w:tc>
      </w:tr>
      <w:tr w:rsidR="00882086" w14:paraId="2066726F"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F4A5E3" w14:textId="77777777" w:rsidR="00882086" w:rsidRDefault="00000000">
            <w:pPr>
              <w:spacing w:before="20" w:after="20"/>
              <w:rPr>
                <w:sz w:val="19"/>
                <w:szCs w:val="19"/>
              </w:rPr>
            </w:pPr>
            <w:r>
              <w:rPr>
                <w:sz w:val="19"/>
                <w:szCs w:val="19"/>
              </w:rPr>
              <w:t xml:space="preserve">Aid </w:t>
            </w:r>
            <w:r>
              <w:rPr>
                <w:rFonts w:ascii="Segoe UI Symbol" w:hAnsi="Segoe UI Symbol" w:cs="Segoe UI Symbol"/>
                <w:sz w:val="19"/>
                <w:szCs w:val="19"/>
              </w:rPr>
              <w:t>❶</w:t>
            </w:r>
            <w:r>
              <w:rPr>
                <w:sz w:val="19"/>
                <w:szCs w:val="19"/>
              </w:rPr>
              <w:t xml:space="preserve"> (</w:t>
            </w:r>
            <w:r>
              <w:rPr>
                <w:rFonts w:ascii="Segoe UI Symbol" w:hAnsi="Segoe UI Symbol" w:cs="Segoe UI Symbol"/>
                <w:sz w:val="19"/>
                <w:szCs w:val="19"/>
              </w:rPr>
              <w:t>⓿</w:t>
            </w:r>
            <w:r>
              <w:rPr>
                <w:sz w:val="19"/>
                <w:szCs w:val="19"/>
              </w:rPr>
              <w:t>↺)</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C8CCD0E" w14:textId="77777777" w:rsidR="00882086" w:rsidRDefault="00882086">
            <w:pPr>
              <w:spacing w:before="20" w:after="20"/>
              <w:rPr>
                <w:sz w:val="19"/>
                <w:szCs w:val="19"/>
              </w:rPr>
            </w:pP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A378E3" w14:textId="77777777" w:rsidR="00882086" w:rsidRDefault="00000000">
            <w:pPr>
              <w:spacing w:before="20" w:after="20"/>
              <w:rPr>
                <w:sz w:val="19"/>
                <w:szCs w:val="19"/>
              </w:rPr>
            </w:pPr>
            <w:r>
              <w:rPr>
                <w:sz w:val="19"/>
                <w:szCs w:val="19"/>
              </w:rPr>
              <w:t xml:space="preserve">Prepare </w:t>
            </w:r>
            <w:r>
              <w:rPr>
                <w:rFonts w:ascii="Segoe UI Symbol" w:hAnsi="Segoe UI Symbol" w:cs="Segoe UI Symbol"/>
                <w:sz w:val="19"/>
                <w:szCs w:val="19"/>
              </w:rPr>
              <w:t>❶</w:t>
            </w:r>
            <w:r>
              <w:rPr>
                <w:sz w:val="19"/>
                <w:szCs w:val="19"/>
              </w:rPr>
              <w:t xml:space="preserve"> at one of your Opportunities, naming one ally and the task you intend to help with.</w:t>
            </w:r>
          </w:p>
          <w:p w14:paraId="4A617E65" w14:textId="77777777" w:rsidR="00882086" w:rsidRDefault="00000000">
            <w:pPr>
              <w:spacing w:before="20" w:after="20"/>
              <w:rPr>
                <w:sz w:val="19"/>
                <w:szCs w:val="19"/>
              </w:rPr>
            </w:pPr>
            <w:r>
              <w:rPr>
                <w:sz w:val="19"/>
                <w:szCs w:val="19"/>
              </w:rPr>
              <w:t>When they attempt it before your next Opportunity, use a Reaction ⓿↺ to roll a relevant check against Threshold 15, with the following effects:</w:t>
            </w:r>
          </w:p>
          <w:p w14:paraId="193AD21E" w14:textId="77777777" w:rsidR="00882086" w:rsidRDefault="00000000">
            <w:pPr>
              <w:spacing w:before="20" w:after="20"/>
              <w:rPr>
                <w:sz w:val="19"/>
                <w:szCs w:val="19"/>
              </w:rPr>
            </w:pPr>
            <w:r>
              <w:rPr>
                <w:b/>
                <w:bCs/>
                <w:sz w:val="19"/>
                <w:szCs w:val="19"/>
              </w:rPr>
              <w:t>Critical Success</w:t>
            </w:r>
            <w:r>
              <w:rPr>
                <w:sz w:val="19"/>
                <w:szCs w:val="19"/>
              </w:rPr>
              <w:tab/>
              <w:t>They gain a +2 Situation bonus.</w:t>
            </w:r>
            <w:r>
              <w:rPr>
                <w:sz w:val="19"/>
                <w:szCs w:val="19"/>
              </w:rPr>
              <w:br/>
            </w:r>
            <w:r>
              <w:rPr>
                <w:b/>
                <w:bCs/>
                <w:sz w:val="19"/>
                <w:szCs w:val="19"/>
              </w:rPr>
              <w:t>Success</w:t>
            </w:r>
            <w:r>
              <w:rPr>
                <w:sz w:val="19"/>
                <w:szCs w:val="19"/>
              </w:rPr>
              <w:tab/>
            </w:r>
            <w:r>
              <w:rPr>
                <w:sz w:val="19"/>
                <w:szCs w:val="19"/>
              </w:rPr>
              <w:tab/>
              <w:t>+1 Situation bonus.</w:t>
            </w:r>
            <w:r>
              <w:rPr>
                <w:sz w:val="19"/>
                <w:szCs w:val="19"/>
              </w:rPr>
              <w:br/>
            </w:r>
            <w:r>
              <w:rPr>
                <w:b/>
                <w:bCs/>
                <w:sz w:val="19"/>
                <w:szCs w:val="19"/>
              </w:rPr>
              <w:t>Failure</w:t>
            </w:r>
            <w:r>
              <w:rPr>
                <w:sz w:val="19"/>
                <w:szCs w:val="19"/>
              </w:rPr>
              <w:tab/>
            </w:r>
            <w:r>
              <w:rPr>
                <w:sz w:val="19"/>
                <w:szCs w:val="19"/>
              </w:rPr>
              <w:tab/>
              <w:t>No effect.</w:t>
            </w:r>
            <w:r>
              <w:rPr>
                <w:sz w:val="19"/>
                <w:szCs w:val="19"/>
              </w:rPr>
              <w:br/>
            </w:r>
            <w:r>
              <w:rPr>
                <w:b/>
                <w:bCs/>
                <w:sz w:val="19"/>
                <w:szCs w:val="19"/>
              </w:rPr>
              <w:t>Critical Failure</w:t>
            </w:r>
            <w:r>
              <w:rPr>
                <w:sz w:val="19"/>
                <w:szCs w:val="19"/>
              </w:rPr>
              <w:tab/>
              <w:t>They take a −1 Situation penalty.</w:t>
            </w:r>
          </w:p>
          <w:p w14:paraId="009B922F" w14:textId="77777777" w:rsidR="00882086" w:rsidRDefault="00882086">
            <w:pPr>
              <w:spacing w:before="20" w:after="20"/>
              <w:rPr>
                <w:sz w:val="19"/>
                <w:szCs w:val="19"/>
              </w:rPr>
            </w:pPr>
          </w:p>
          <w:p w14:paraId="6B43BAE9" w14:textId="77777777" w:rsidR="00882086" w:rsidRDefault="00000000">
            <w:pPr>
              <w:spacing w:before="20" w:after="20"/>
              <w:rPr>
                <w:sz w:val="19"/>
                <w:szCs w:val="19"/>
              </w:rPr>
            </w:pPr>
            <w:r>
              <w:rPr>
                <w:sz w:val="19"/>
                <w:szCs w:val="19"/>
              </w:rPr>
              <w:t>Your preparation is spent whether or not they attempt the task.</w:t>
            </w:r>
          </w:p>
        </w:tc>
      </w:tr>
      <w:tr w:rsidR="00882086" w14:paraId="6AADA5DE"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40E006" w14:textId="77777777" w:rsidR="00882086" w:rsidRDefault="00000000">
            <w:pPr>
              <w:spacing w:before="20" w:after="20"/>
              <w:rPr>
                <w:sz w:val="19"/>
                <w:szCs w:val="19"/>
              </w:rPr>
            </w:pPr>
            <w:r>
              <w:rPr>
                <w:sz w:val="19"/>
                <w:szCs w:val="19"/>
              </w:rPr>
              <w:lastRenderedPageBreak/>
              <w:t xml:space="preserve">Recall Knowledge </w:t>
            </w:r>
            <w:r>
              <w:rPr>
                <w:rFonts w:ascii="Segoe UI Symbol" w:hAnsi="Segoe UI Symbol" w:cs="Segoe UI Symbol"/>
                <w:sz w:val="19"/>
                <w:szCs w:val="19"/>
              </w:rPr>
              <w:t>❶</w:t>
            </w:r>
            <w:r>
              <w:rPr>
                <w:rFonts w:ascii="Cambria Math" w:hAnsi="Cambria Math" w:cs="Cambria Math"/>
                <w:sz w:val="19"/>
                <w:szCs w:val="19"/>
              </w:rPr>
              <w:t xml:space="preserve"> </w:t>
            </w:r>
            <w:r>
              <w:rPr>
                <w:sz w:val="19"/>
                <w:szCs w:val="19"/>
              </w:rPr>
              <w:t>to</w:t>
            </w:r>
            <w:r>
              <w:rPr>
                <w:rFonts w:ascii="Cambria Math" w:hAnsi="Cambria Math" w:cs="Cambria Math"/>
                <w:sz w:val="19"/>
                <w:szCs w:val="19"/>
              </w:rPr>
              <w:t xml:space="preserve">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4DEF588" w14:textId="77777777" w:rsidR="00882086" w:rsidRDefault="00000000">
            <w:pPr>
              <w:spacing w:before="20" w:after="20"/>
              <w:rPr>
                <w:sz w:val="19"/>
                <w:szCs w:val="19"/>
              </w:rPr>
            </w:pPr>
            <w:r>
              <w:rPr>
                <w:sz w:val="19"/>
                <w:szCs w:val="19"/>
              </w:rPr>
              <w:t>Concentrate</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7E5AD1" w14:textId="77777777" w:rsidR="00882086" w:rsidRDefault="00000000">
            <w:pPr>
              <w:spacing w:before="20" w:after="20"/>
              <w:rPr>
                <w:sz w:val="19"/>
                <w:szCs w:val="19"/>
              </w:rPr>
            </w:pPr>
            <w:r>
              <w:rPr>
                <w:sz w:val="19"/>
                <w:szCs w:val="19"/>
              </w:rPr>
              <w:t>Learn something true about a creature, place, or object. Possible topics include: Defense Thresholds, Protection &amp; Armor Materials, Weaknesses, Resistances &amp; Immunities, Attack Thresholds, Special Abilities, and Maximum Vigor.</w:t>
            </w:r>
          </w:p>
          <w:p w14:paraId="126ED9DF" w14:textId="77777777" w:rsidR="00882086" w:rsidRDefault="00882086">
            <w:pPr>
              <w:spacing w:before="20" w:after="20"/>
              <w:rPr>
                <w:sz w:val="19"/>
                <w:szCs w:val="19"/>
              </w:rPr>
            </w:pPr>
          </w:p>
          <w:p w14:paraId="41A9009A" w14:textId="77777777" w:rsidR="00882086" w:rsidRDefault="00000000">
            <w:pPr>
              <w:spacing w:before="20" w:after="20"/>
              <w:rPr>
                <w:sz w:val="19"/>
                <w:szCs w:val="19"/>
              </w:rPr>
            </w:pPr>
            <w:r>
              <w:rPr>
                <w:sz w:val="19"/>
                <w:szCs w:val="19"/>
              </w:rPr>
              <w:t xml:space="preserve">Roll a </w:t>
            </w:r>
            <w:r>
              <w:rPr>
                <w:i/>
                <w:iCs/>
                <w:sz w:val="19"/>
                <w:szCs w:val="19"/>
              </w:rPr>
              <w:t>Lore</w:t>
            </w:r>
            <w:r>
              <w:rPr>
                <w:sz w:val="19"/>
                <w:szCs w:val="19"/>
              </w:rPr>
              <w:t xml:space="preserve"> or relevant </w:t>
            </w:r>
            <w:r>
              <w:rPr>
                <w:i/>
                <w:iCs/>
                <w:sz w:val="19"/>
                <w:szCs w:val="19"/>
              </w:rPr>
              <w:t>Skill</w:t>
            </w:r>
            <w:r>
              <w:rPr>
                <w:sz w:val="19"/>
                <w:szCs w:val="19"/>
              </w:rPr>
              <w:t xml:space="preserve"> check against the level-based Threshold of your target, with the following effects:</w:t>
            </w:r>
          </w:p>
          <w:p w14:paraId="0B88DD74" w14:textId="77777777" w:rsidR="00882086" w:rsidRDefault="00000000">
            <w:pPr>
              <w:spacing w:before="20" w:after="20"/>
              <w:rPr>
                <w:sz w:val="19"/>
                <w:szCs w:val="19"/>
              </w:rPr>
            </w:pPr>
            <w:r>
              <w:rPr>
                <w:b/>
                <w:bCs/>
                <w:sz w:val="19"/>
                <w:szCs w:val="19"/>
              </w:rPr>
              <w:t>Critical Success</w:t>
            </w:r>
            <w:r>
              <w:rPr>
                <w:sz w:val="19"/>
                <w:szCs w:val="19"/>
              </w:rPr>
              <w:tab/>
              <w:t>You recall all facts about two topics.</w:t>
            </w:r>
            <w:r>
              <w:rPr>
                <w:sz w:val="19"/>
                <w:szCs w:val="19"/>
              </w:rPr>
              <w:br/>
            </w:r>
            <w:r>
              <w:rPr>
                <w:b/>
                <w:bCs/>
                <w:sz w:val="19"/>
                <w:szCs w:val="19"/>
              </w:rPr>
              <w:t>Success</w:t>
            </w:r>
            <w:r>
              <w:rPr>
                <w:sz w:val="19"/>
                <w:szCs w:val="19"/>
              </w:rPr>
              <w:tab/>
            </w:r>
            <w:r>
              <w:rPr>
                <w:sz w:val="19"/>
                <w:szCs w:val="19"/>
              </w:rPr>
              <w:tab/>
              <w:t>You recall all facts about one topic.</w:t>
            </w:r>
            <w:r>
              <w:rPr>
                <w:sz w:val="19"/>
                <w:szCs w:val="19"/>
              </w:rPr>
              <w:br/>
            </w:r>
            <w:r>
              <w:rPr>
                <w:b/>
                <w:bCs/>
                <w:sz w:val="19"/>
                <w:szCs w:val="19"/>
              </w:rPr>
              <w:t>Failure</w:t>
            </w:r>
            <w:r>
              <w:rPr>
                <w:sz w:val="19"/>
                <w:szCs w:val="19"/>
              </w:rPr>
              <w:tab/>
            </w:r>
            <w:r>
              <w:rPr>
                <w:sz w:val="19"/>
                <w:szCs w:val="19"/>
              </w:rPr>
              <w:tab/>
              <w:t>You recall nothing.</w:t>
            </w:r>
            <w:r>
              <w:rPr>
                <w:sz w:val="19"/>
                <w:szCs w:val="19"/>
              </w:rPr>
              <w:br/>
            </w:r>
            <w:r>
              <w:rPr>
                <w:b/>
                <w:bCs/>
                <w:sz w:val="19"/>
                <w:szCs w:val="19"/>
              </w:rPr>
              <w:t>Critical Failure</w:t>
            </w:r>
            <w:r>
              <w:rPr>
                <w:sz w:val="19"/>
                <w:szCs w:val="19"/>
              </w:rPr>
              <w:tab/>
              <w:t>You recall all (incorrect) facts about one topic.</w:t>
            </w:r>
          </w:p>
          <w:p w14:paraId="1CA465E3" w14:textId="77777777" w:rsidR="00882086" w:rsidRDefault="00882086">
            <w:pPr>
              <w:spacing w:before="20" w:after="20"/>
              <w:rPr>
                <w:sz w:val="19"/>
                <w:szCs w:val="19"/>
              </w:rPr>
            </w:pPr>
          </w:p>
          <w:p w14:paraId="69E57886" w14:textId="77777777" w:rsidR="00882086" w:rsidRDefault="00000000">
            <w:pPr>
              <w:spacing w:before="20" w:after="20"/>
              <w:rPr>
                <w:sz w:val="19"/>
                <w:szCs w:val="19"/>
              </w:rPr>
            </w:pPr>
            <w:r>
              <w:rPr>
                <w:b/>
                <w:bCs/>
                <w:sz w:val="19"/>
                <w:szCs w:val="19"/>
              </w:rPr>
              <w:t xml:space="preserve">Special </w:t>
            </w:r>
            <w:r>
              <w:rPr>
                <w:sz w:val="19"/>
                <w:szCs w:val="19"/>
              </w:rPr>
              <w:t xml:space="preserve">You may attempt this once per target per </w:t>
            </w:r>
            <w:r>
              <w:rPr>
                <w:i/>
                <w:iCs/>
                <w:sz w:val="19"/>
                <w:szCs w:val="19"/>
              </w:rPr>
              <w:t>Skill</w:t>
            </w:r>
            <w:r>
              <w:rPr>
                <w:sz w:val="19"/>
                <w:szCs w:val="19"/>
              </w:rPr>
              <w:t xml:space="preserve">, so a character with several </w:t>
            </w:r>
            <w:r>
              <w:rPr>
                <w:i/>
                <w:iCs/>
                <w:sz w:val="19"/>
                <w:szCs w:val="19"/>
              </w:rPr>
              <w:t>Lores</w:t>
            </w:r>
            <w:r>
              <w:rPr>
                <w:sz w:val="19"/>
                <w:szCs w:val="19"/>
              </w:rPr>
              <w:t xml:space="preserve"> or relevant </w:t>
            </w:r>
            <w:r>
              <w:rPr>
                <w:i/>
                <w:iCs/>
                <w:sz w:val="19"/>
                <w:szCs w:val="19"/>
              </w:rPr>
              <w:t>Skills</w:t>
            </w:r>
            <w:r>
              <w:rPr>
                <w:sz w:val="19"/>
                <w:szCs w:val="19"/>
              </w:rPr>
              <w:t xml:space="preserve"> may get several angles on the same problem.</w:t>
            </w:r>
          </w:p>
          <w:p w14:paraId="234D9C53" w14:textId="77777777" w:rsidR="00882086" w:rsidRDefault="00882086">
            <w:pPr>
              <w:spacing w:before="20" w:after="20"/>
              <w:rPr>
                <w:sz w:val="19"/>
                <w:szCs w:val="19"/>
              </w:rPr>
            </w:pPr>
          </w:p>
          <w:p w14:paraId="7372E85A" w14:textId="77777777" w:rsidR="00882086" w:rsidRDefault="00000000">
            <w:pPr>
              <w:spacing w:before="20" w:after="20"/>
              <w:rPr>
                <w:sz w:val="19"/>
                <w:szCs w:val="19"/>
              </w:rPr>
            </w:pPr>
            <w:r>
              <w:rPr>
                <w:sz w:val="19"/>
                <w:szCs w:val="19"/>
              </w:rPr>
              <w:t>If you spend more than one action on Recall Knowledge, it gains the following effects:</w:t>
            </w:r>
          </w:p>
          <w:p w14:paraId="1A48BA7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Study. Roll a </w:t>
            </w:r>
            <w:r>
              <w:rPr>
                <w:i/>
                <w:iCs/>
                <w:sz w:val="19"/>
                <w:szCs w:val="19"/>
              </w:rPr>
              <w:t>Lore</w:t>
            </w:r>
            <w:r>
              <w:rPr>
                <w:sz w:val="19"/>
                <w:szCs w:val="19"/>
              </w:rPr>
              <w:t xml:space="preserve"> or relevant </w:t>
            </w:r>
            <w:r>
              <w:rPr>
                <w:i/>
                <w:iCs/>
                <w:sz w:val="19"/>
                <w:szCs w:val="19"/>
              </w:rPr>
              <w:t>Skill</w:t>
            </w:r>
            <w:r>
              <w:rPr>
                <w:sz w:val="19"/>
                <w:szCs w:val="19"/>
              </w:rPr>
              <w:t xml:space="preserve"> check against the level-based Threshold of your target, with the following effects:</w:t>
            </w:r>
          </w:p>
          <w:p w14:paraId="7326EF33" w14:textId="77777777" w:rsidR="00882086" w:rsidRDefault="00000000">
            <w:pPr>
              <w:spacing w:before="20" w:after="20"/>
              <w:rPr>
                <w:sz w:val="19"/>
                <w:szCs w:val="19"/>
              </w:rPr>
            </w:pPr>
            <w:r>
              <w:rPr>
                <w:b/>
                <w:bCs/>
                <w:sz w:val="19"/>
                <w:szCs w:val="19"/>
              </w:rPr>
              <w:t>Critical Success</w:t>
            </w:r>
            <w:r>
              <w:rPr>
                <w:sz w:val="19"/>
                <w:szCs w:val="19"/>
              </w:rPr>
              <w:tab/>
              <w:t>You recall all facts about two topics.</w:t>
            </w:r>
          </w:p>
          <w:p w14:paraId="37B374A9"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recall all facts about one topic.</w:t>
            </w:r>
          </w:p>
          <w:p w14:paraId="7A8F380E"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recall nothing.</w:t>
            </w:r>
          </w:p>
          <w:p w14:paraId="636667EC" w14:textId="77777777" w:rsidR="00882086" w:rsidRDefault="00000000">
            <w:pPr>
              <w:spacing w:before="20" w:after="20"/>
              <w:rPr>
                <w:sz w:val="19"/>
                <w:szCs w:val="19"/>
              </w:rPr>
            </w:pPr>
            <w:r>
              <w:rPr>
                <w:b/>
                <w:bCs/>
                <w:sz w:val="19"/>
                <w:szCs w:val="19"/>
              </w:rPr>
              <w:t>Critical Failure</w:t>
            </w:r>
            <w:r>
              <w:rPr>
                <w:sz w:val="19"/>
                <w:szCs w:val="19"/>
              </w:rPr>
              <w:tab/>
              <w:t>You recall nothing.</w:t>
            </w:r>
          </w:p>
        </w:tc>
      </w:tr>
    </w:tbl>
    <w:p w14:paraId="22C12D63" w14:textId="77777777" w:rsidR="00882086" w:rsidRDefault="00882086"/>
    <w:p w14:paraId="67F6EC7B" w14:textId="77777777" w:rsidR="00882086" w:rsidRDefault="00000000">
      <w:pPr>
        <w:pStyle w:val="Heading4"/>
      </w:pPr>
      <w:r>
        <w:t>Handling Things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973"/>
        <w:gridCol w:w="6780"/>
      </w:tblGrid>
      <w:tr w:rsidR="00882086" w14:paraId="6CCF5F65"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6DB0966" w14:textId="77777777" w:rsidR="00882086" w:rsidRDefault="00000000">
            <w:pPr>
              <w:spacing w:before="20" w:after="20"/>
            </w:pPr>
            <w:r>
              <w:rPr>
                <w:color w:val="FFFFFF"/>
                <w:sz w:val="19"/>
                <w:szCs w:val="19"/>
              </w:rPr>
              <w:t>Maneuver</w:t>
            </w:r>
          </w:p>
        </w:tc>
        <w:tc>
          <w:tcPr>
            <w:tcW w:w="97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C0431F3" w14:textId="77777777" w:rsidR="00882086" w:rsidRDefault="00000000">
            <w:pPr>
              <w:spacing w:before="20" w:after="20"/>
              <w:rPr>
                <w:b/>
                <w:bCs/>
                <w:color w:val="FFFFFF"/>
                <w:sz w:val="19"/>
                <w:szCs w:val="19"/>
              </w:rPr>
            </w:pPr>
            <w:r>
              <w:rPr>
                <w:b/>
                <w:bCs/>
                <w:color w:val="FFFFFF"/>
                <w:sz w:val="19"/>
                <w:szCs w:val="19"/>
              </w:rPr>
              <w:t>Traits</w:t>
            </w:r>
          </w:p>
        </w:tc>
        <w:tc>
          <w:tcPr>
            <w:tcW w:w="67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7FCEAFA" w14:textId="77777777" w:rsidR="00882086" w:rsidRDefault="00000000">
            <w:pPr>
              <w:spacing w:before="20" w:after="20"/>
            </w:pPr>
            <w:r>
              <w:rPr>
                <w:b/>
                <w:bCs/>
                <w:color w:val="FFFFFF"/>
                <w:sz w:val="19"/>
                <w:szCs w:val="19"/>
              </w:rPr>
              <w:t>Effect</w:t>
            </w:r>
          </w:p>
        </w:tc>
      </w:tr>
      <w:tr w:rsidR="00882086" w14:paraId="4847CE66"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8B9914" w14:textId="77777777" w:rsidR="00882086" w:rsidRDefault="00000000">
            <w:pPr>
              <w:spacing w:before="20" w:after="20"/>
            </w:pPr>
            <w:r>
              <w:rPr>
                <w:sz w:val="19"/>
                <w:szCs w:val="19"/>
              </w:rPr>
              <w:t xml:space="preserve">Interact </w:t>
            </w:r>
            <w:r>
              <w:rPr>
                <w:rFonts w:ascii="Segoe UI Symbol" w:hAnsi="Segoe UI Symbol" w:cs="Segoe UI Symbol"/>
                <w:sz w:val="19"/>
                <w:szCs w:val="19"/>
              </w:rPr>
              <w:t>❶</w:t>
            </w:r>
          </w:p>
        </w:tc>
        <w:tc>
          <w:tcPr>
            <w:tcW w:w="97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87C89FB" w14:textId="77777777" w:rsidR="00882086" w:rsidRDefault="00000000">
            <w:pPr>
              <w:spacing w:before="20" w:after="20"/>
              <w:rPr>
                <w:sz w:val="19"/>
                <w:szCs w:val="19"/>
              </w:rPr>
            </w:pPr>
            <w:r>
              <w:rPr>
                <w:sz w:val="19"/>
                <w:szCs w:val="19"/>
              </w:rPr>
              <w:t>Manipulate</w:t>
            </w:r>
          </w:p>
        </w:tc>
        <w:tc>
          <w:tcPr>
            <w:tcW w:w="67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C6235F" w14:textId="77777777" w:rsidR="00882086" w:rsidRDefault="00000000">
            <w:pPr>
              <w:spacing w:before="20" w:after="20"/>
            </w:pPr>
            <w:r>
              <w:rPr>
                <w:sz w:val="19"/>
                <w:szCs w:val="19"/>
              </w:rPr>
              <w:t>Draw or stow a weapon, open a door, pull a potion from your pack, pick something up, work a lever.</w:t>
            </w:r>
          </w:p>
        </w:tc>
      </w:tr>
      <w:tr w:rsidR="00882086" w14:paraId="2B9DF258"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C6058F" w14:textId="77777777" w:rsidR="00882086" w:rsidRDefault="00000000">
            <w:pPr>
              <w:spacing w:before="20" w:after="20"/>
            </w:pPr>
            <w:r>
              <w:rPr>
                <w:sz w:val="19"/>
                <w:szCs w:val="19"/>
              </w:rPr>
              <w:t>Release</w:t>
            </w:r>
            <w:r>
              <w:t xml:space="preserve"> </w:t>
            </w:r>
            <w:r>
              <w:rPr>
                <w:rFonts w:ascii="Segoe UI Symbol" w:hAnsi="Segoe UI Symbol" w:cs="Segoe UI Symbol"/>
                <w:sz w:val="19"/>
                <w:szCs w:val="19"/>
              </w:rPr>
              <w:t>⓿</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8D00503"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5CF131" w14:textId="77777777" w:rsidR="00882086" w:rsidRDefault="00000000">
            <w:pPr>
              <w:spacing w:before="20" w:after="20"/>
            </w:pPr>
            <w:r>
              <w:rPr>
                <w:sz w:val="19"/>
                <w:szCs w:val="19"/>
              </w:rPr>
              <w:t>Drop or let go of something you are holding.</w:t>
            </w:r>
          </w:p>
        </w:tc>
      </w:tr>
      <w:tr w:rsidR="00882086" w14:paraId="1B21BB67"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66D217" w14:textId="77777777" w:rsidR="00882086" w:rsidRDefault="00000000">
            <w:pPr>
              <w:spacing w:before="20" w:after="20"/>
              <w:rPr>
                <w:sz w:val="19"/>
                <w:szCs w:val="19"/>
              </w:rPr>
            </w:pPr>
            <w:r>
              <w:rPr>
                <w:sz w:val="19"/>
                <w:szCs w:val="19"/>
              </w:rPr>
              <w:t>Drop Prone</w:t>
            </w:r>
            <w:r>
              <w:t xml:space="preserve"> </w:t>
            </w:r>
            <w:r>
              <w:rPr>
                <w:rFonts w:ascii="Segoe UI Symbol" w:hAnsi="Segoe UI Symbol" w:cs="Segoe UI Symbol"/>
                <w:sz w:val="19"/>
                <w:szCs w:val="19"/>
              </w:rPr>
              <w:t>⓿</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4969812"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054AA9B" w14:textId="77777777" w:rsidR="00882086" w:rsidRDefault="00000000">
            <w:pPr>
              <w:spacing w:before="20" w:after="20"/>
              <w:rPr>
                <w:sz w:val="19"/>
                <w:szCs w:val="19"/>
              </w:rPr>
            </w:pPr>
            <w:r>
              <w:rPr>
                <w:sz w:val="19"/>
                <w:szCs w:val="19"/>
              </w:rPr>
              <w:t>Fall prone.</w:t>
            </w:r>
          </w:p>
        </w:tc>
      </w:tr>
    </w:tbl>
    <w:p w14:paraId="781F0FA5" w14:textId="77777777" w:rsidR="00882086" w:rsidRDefault="00882086"/>
    <w:p w14:paraId="5AA813BE" w14:textId="77777777" w:rsidR="00882086" w:rsidRDefault="00000000">
      <w:pPr>
        <w:pStyle w:val="Heading4"/>
      </w:pPr>
      <w:r>
        <w:t>Special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973"/>
        <w:gridCol w:w="6780"/>
      </w:tblGrid>
      <w:tr w:rsidR="00882086" w14:paraId="35F39A8F"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0A41F4" w14:textId="77777777" w:rsidR="00882086" w:rsidRDefault="00000000">
            <w:pPr>
              <w:spacing w:before="20" w:after="20"/>
            </w:pPr>
            <w:r>
              <w:rPr>
                <w:color w:val="FFFFFF"/>
                <w:sz w:val="19"/>
                <w:szCs w:val="19"/>
              </w:rPr>
              <w:t>Maneuver</w:t>
            </w:r>
          </w:p>
        </w:tc>
        <w:tc>
          <w:tcPr>
            <w:tcW w:w="97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D9116FE" w14:textId="77777777" w:rsidR="00882086" w:rsidRDefault="00000000">
            <w:pPr>
              <w:spacing w:before="20" w:after="20"/>
              <w:rPr>
                <w:b/>
                <w:bCs/>
                <w:color w:val="FFFFFF"/>
                <w:sz w:val="19"/>
                <w:szCs w:val="19"/>
              </w:rPr>
            </w:pPr>
            <w:r>
              <w:rPr>
                <w:b/>
                <w:bCs/>
                <w:color w:val="FFFFFF"/>
                <w:sz w:val="19"/>
                <w:szCs w:val="19"/>
              </w:rPr>
              <w:t>Traits</w:t>
            </w:r>
          </w:p>
        </w:tc>
        <w:tc>
          <w:tcPr>
            <w:tcW w:w="67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2BD0BD" w14:textId="77777777" w:rsidR="00882086" w:rsidRDefault="00000000">
            <w:pPr>
              <w:spacing w:before="20" w:after="20"/>
            </w:pPr>
            <w:r>
              <w:rPr>
                <w:b/>
                <w:bCs/>
                <w:color w:val="FFFFFF"/>
                <w:sz w:val="19"/>
                <w:szCs w:val="19"/>
              </w:rPr>
              <w:t>Effect</w:t>
            </w:r>
          </w:p>
        </w:tc>
      </w:tr>
      <w:tr w:rsidR="00882086" w14:paraId="528B990B"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7D26C1" w14:textId="77777777" w:rsidR="00882086" w:rsidRDefault="00000000">
            <w:pPr>
              <w:spacing w:before="20" w:after="20"/>
            </w:pPr>
            <w:r>
              <w:rPr>
                <w:sz w:val="19"/>
                <w:szCs w:val="19"/>
              </w:rPr>
              <w:t xml:space="preserve">Avert Gaze </w:t>
            </w:r>
            <w:r>
              <w:rPr>
                <w:rFonts w:ascii="Segoe UI Symbol" w:hAnsi="Segoe UI Symbol" w:cs="Segoe UI Symbol"/>
                <w:sz w:val="19"/>
                <w:szCs w:val="19"/>
              </w:rPr>
              <w:t>❶</w:t>
            </w:r>
          </w:p>
        </w:tc>
        <w:tc>
          <w:tcPr>
            <w:tcW w:w="97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544ACE8"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A9FE3F" w14:textId="77777777" w:rsidR="00882086" w:rsidRDefault="00000000">
            <w:pPr>
              <w:spacing w:before="20" w:after="20"/>
            </w:pPr>
            <w:r>
              <w:t>Name one creature or object Observed by you. Watch its feet, its shadow, the floor in front of it. Until your next Opportunity you gain a +2 Situation bonus to your Defenses against its effects with the visual trait, and it is Concealed to you.</w:t>
            </w:r>
          </w:p>
        </w:tc>
      </w:tr>
      <w:tr w:rsidR="00882086" w14:paraId="2D6329FE"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7B12E3" w14:textId="77777777" w:rsidR="00882086" w:rsidRDefault="00000000">
            <w:pPr>
              <w:spacing w:before="20" w:after="20"/>
              <w:rPr>
                <w:sz w:val="19"/>
                <w:szCs w:val="19"/>
              </w:rPr>
            </w:pPr>
            <w:r>
              <w:rPr>
                <w:sz w:val="19"/>
                <w:szCs w:val="19"/>
              </w:rPr>
              <w:t xml:space="preserve">Grab an Edge </w:t>
            </w:r>
            <w:r>
              <w:rPr>
                <w:rFonts w:ascii="Segoe UI Symbol" w:hAnsi="Segoe UI Symbol" w:cs="Segoe UI Symbol"/>
                <w:sz w:val="19"/>
                <w:szCs w:val="19"/>
              </w:rPr>
              <w:t>⓿</w:t>
            </w:r>
            <w:r>
              <w:rPr>
                <w:sz w:val="19"/>
                <w:szCs w:val="19"/>
              </w:rPr>
              <w:t>↺</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906AC7"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5D25BD" w14:textId="77777777" w:rsidR="00882086" w:rsidRDefault="00000000">
            <w:pPr>
              <w:spacing w:before="20" w:after="20"/>
              <w:rPr>
                <w:sz w:val="19"/>
                <w:szCs w:val="19"/>
              </w:rPr>
            </w:pPr>
            <w:r>
              <w:rPr>
                <w:b/>
                <w:bCs/>
                <w:sz w:val="19"/>
                <w:szCs w:val="19"/>
              </w:rPr>
              <w:t>Trigger</w:t>
            </w:r>
            <w:r>
              <w:rPr>
                <w:sz w:val="19"/>
                <w:szCs w:val="19"/>
              </w:rPr>
              <w:t xml:space="preserve"> You fall past an edge, ledge, or handhold within your reach.</w:t>
            </w:r>
            <w:r>
              <w:rPr>
                <w:sz w:val="19"/>
                <w:szCs w:val="19"/>
              </w:rPr>
              <w:br/>
            </w:r>
            <w:r>
              <w:rPr>
                <w:b/>
                <w:bCs/>
                <w:sz w:val="19"/>
                <w:szCs w:val="19"/>
              </w:rPr>
              <w:t>Requirements</w:t>
            </w:r>
            <w:r>
              <w:rPr>
                <w:sz w:val="19"/>
                <w:szCs w:val="19"/>
              </w:rPr>
              <w:t xml:space="preserve"> You have a hand free. You may Release </w:t>
            </w:r>
            <w:r>
              <w:rPr>
                <w:rFonts w:ascii="Segoe UI Symbol" w:hAnsi="Segoe UI Symbol" w:cs="Segoe UI Symbol"/>
                <w:sz w:val="19"/>
                <w:szCs w:val="19"/>
              </w:rPr>
              <w:t>⓿</w:t>
            </w:r>
            <w:r>
              <w:rPr>
                <w:rFonts w:ascii="Cambria Math" w:hAnsi="Cambria Math" w:cs="Cambria Math"/>
                <w:sz w:val="19"/>
                <w:szCs w:val="19"/>
              </w:rPr>
              <w:t xml:space="preserve"> </w:t>
            </w:r>
            <w:r>
              <w:rPr>
                <w:sz w:val="19"/>
                <w:szCs w:val="19"/>
              </w:rPr>
              <w:t>an item as part of this Reaction to free a hand.</w:t>
            </w:r>
          </w:p>
          <w:p w14:paraId="6F7DAE81" w14:textId="77777777" w:rsidR="00882086" w:rsidRDefault="00882086">
            <w:pPr>
              <w:spacing w:before="20" w:after="20"/>
              <w:rPr>
                <w:sz w:val="19"/>
                <w:szCs w:val="19"/>
              </w:rPr>
            </w:pPr>
          </w:p>
          <w:p w14:paraId="439C8BF7"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or </w:t>
            </w:r>
            <w:r>
              <w:rPr>
                <w:i/>
                <w:iCs/>
                <w:sz w:val="19"/>
                <w:szCs w:val="19"/>
              </w:rPr>
              <w:t>Acrobatics</w:t>
            </w:r>
            <w:r>
              <w:rPr>
                <w:sz w:val="19"/>
                <w:szCs w:val="19"/>
              </w:rPr>
              <w:t>, against a Threshold of 15, with the following effects:</w:t>
            </w:r>
          </w:p>
          <w:p w14:paraId="67B25B5E" w14:textId="77777777" w:rsidR="00882086" w:rsidRDefault="00000000">
            <w:pPr>
              <w:spacing w:before="20" w:after="20"/>
              <w:rPr>
                <w:sz w:val="19"/>
                <w:szCs w:val="19"/>
              </w:rPr>
            </w:pPr>
            <w:r>
              <w:rPr>
                <w:b/>
                <w:bCs/>
                <w:sz w:val="19"/>
                <w:szCs w:val="19"/>
              </w:rPr>
              <w:t>Critical Success</w:t>
            </w:r>
            <w:r>
              <w:rPr>
                <w:sz w:val="19"/>
                <w:szCs w:val="19"/>
              </w:rPr>
              <w:tab/>
              <w:t>You catch it and pull yourself up in the same motion. You do not fall.</w:t>
            </w:r>
          </w:p>
          <w:p w14:paraId="406820C8"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catch it and hang there. You are Off-Guard.</w:t>
            </w:r>
          </w:p>
          <w:p w14:paraId="75BE6741"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fall, but the damage caused by falling distance is reduced by 10 feet.</w:t>
            </w:r>
          </w:p>
          <w:p w14:paraId="248C1736" w14:textId="77777777" w:rsidR="00882086" w:rsidRDefault="00000000">
            <w:pPr>
              <w:spacing w:before="20" w:after="20"/>
              <w:rPr>
                <w:sz w:val="19"/>
                <w:szCs w:val="19"/>
              </w:rPr>
            </w:pPr>
            <w:r>
              <w:rPr>
                <w:b/>
                <w:bCs/>
                <w:sz w:val="19"/>
                <w:szCs w:val="19"/>
              </w:rPr>
              <w:t>Critical Failure</w:t>
            </w:r>
            <w:r>
              <w:rPr>
                <w:sz w:val="19"/>
                <w:szCs w:val="19"/>
              </w:rPr>
              <w:tab/>
              <w:t>You fall the full distance.</w:t>
            </w:r>
          </w:p>
        </w:tc>
      </w:tr>
    </w:tbl>
    <w:p w14:paraId="504EB1AA" w14:textId="77777777" w:rsidR="00882086" w:rsidRDefault="00882086"/>
    <w:p w14:paraId="7602B00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Exploration Mode Actions &amp; Activities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45"/>
        <w:gridCol w:w="939"/>
        <w:gridCol w:w="941"/>
        <w:gridCol w:w="6745"/>
      </w:tblGrid>
      <w:tr w:rsidR="00882086" w14:paraId="4F08951E" w14:textId="77777777">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028049C" w14:textId="77777777" w:rsidR="00882086" w:rsidRDefault="00000000">
            <w:pPr>
              <w:spacing w:before="20" w:after="20"/>
              <w:rPr>
                <w:sz w:val="19"/>
                <w:szCs w:val="19"/>
              </w:rPr>
            </w:pPr>
            <w:r>
              <w:rPr>
                <w:color w:val="FFFFFF"/>
                <w:sz w:val="19"/>
                <w:szCs w:val="19"/>
              </w:rPr>
              <w:t>Maneuver</w:t>
            </w:r>
          </w:p>
        </w:tc>
        <w:tc>
          <w:tcPr>
            <w:tcW w:w="9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A45CF7A" w14:textId="77777777" w:rsidR="00882086" w:rsidRDefault="00000000">
            <w:pPr>
              <w:spacing w:before="20" w:after="20"/>
              <w:rPr>
                <w:b/>
                <w:bCs/>
                <w:color w:val="FFFFFF"/>
                <w:sz w:val="19"/>
                <w:szCs w:val="19"/>
              </w:rPr>
            </w:pPr>
            <w:r>
              <w:rPr>
                <w:b/>
                <w:bCs/>
                <w:color w:val="FFFFFF"/>
                <w:sz w:val="19"/>
                <w:szCs w:val="19"/>
              </w:rPr>
              <w:t>Traits</w:t>
            </w:r>
          </w:p>
        </w:tc>
        <w:tc>
          <w:tcPr>
            <w:tcW w:w="94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335705B" w14:textId="77777777" w:rsidR="00882086" w:rsidRDefault="00000000">
            <w:pPr>
              <w:spacing w:before="20" w:after="20"/>
              <w:rPr>
                <w:b/>
                <w:bCs/>
                <w:color w:val="FFFFFF"/>
                <w:sz w:val="19"/>
                <w:szCs w:val="19"/>
              </w:rPr>
            </w:pPr>
            <w:r>
              <w:rPr>
                <w:b/>
                <w:bCs/>
                <w:color w:val="FFFFFF"/>
                <w:sz w:val="19"/>
                <w:szCs w:val="19"/>
              </w:rPr>
              <w:t>Speed</w:t>
            </w:r>
          </w:p>
        </w:tc>
        <w:tc>
          <w:tcPr>
            <w:tcW w:w="6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42448C6" w14:textId="77777777" w:rsidR="00882086" w:rsidRDefault="00000000">
            <w:pPr>
              <w:spacing w:before="20" w:after="20"/>
              <w:rPr>
                <w:sz w:val="19"/>
                <w:szCs w:val="19"/>
              </w:rPr>
            </w:pPr>
            <w:r>
              <w:rPr>
                <w:b/>
                <w:bCs/>
                <w:color w:val="FFFFFF"/>
                <w:sz w:val="19"/>
                <w:szCs w:val="19"/>
              </w:rPr>
              <w:t>Effect</w:t>
            </w:r>
          </w:p>
        </w:tc>
      </w:tr>
      <w:tr w:rsidR="00882086" w14:paraId="7D7B8429"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4D7ACA" w14:textId="77777777" w:rsidR="00882086" w:rsidRDefault="00000000">
            <w:pPr>
              <w:spacing w:before="20" w:after="20"/>
              <w:rPr>
                <w:sz w:val="19"/>
                <w:szCs w:val="19"/>
              </w:rPr>
            </w:pPr>
            <w:r>
              <w:rPr>
                <w:sz w:val="19"/>
                <w:szCs w:val="19"/>
              </w:rPr>
              <w:t>Travel</w:t>
            </w:r>
          </w:p>
        </w:tc>
        <w:tc>
          <w:tcPr>
            <w:tcW w:w="9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26C5786"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16675BC" w14:textId="77777777" w:rsidR="00882086" w:rsidRDefault="00000000">
            <w:pPr>
              <w:spacing w:before="20" w:after="20"/>
              <w:rPr>
                <w:sz w:val="19"/>
                <w:szCs w:val="19"/>
              </w:rPr>
            </w:pPr>
            <w:r>
              <w:rPr>
                <w:sz w:val="19"/>
                <w:szCs w:val="19"/>
              </w:rPr>
              <w:t>Full</w:t>
            </w:r>
          </w:p>
        </w:tc>
        <w:tc>
          <w:tcPr>
            <w:tcW w:w="6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BFA722" w14:textId="77777777" w:rsidR="00882086" w:rsidRDefault="00000000">
            <w:pPr>
              <w:spacing w:before="20" w:after="20"/>
              <w:rPr>
                <w:sz w:val="19"/>
                <w:szCs w:val="19"/>
              </w:rPr>
            </w:pPr>
            <w:r>
              <w:rPr>
                <w:sz w:val="19"/>
                <w:szCs w:val="19"/>
              </w:rPr>
              <w:t xml:space="preserve">When an encounter begins, you can roll </w:t>
            </w:r>
            <w:r>
              <w:rPr>
                <w:i/>
                <w:iCs/>
                <w:sz w:val="19"/>
                <w:szCs w:val="19"/>
              </w:rPr>
              <w:t>Awareness</w:t>
            </w:r>
            <w:r>
              <w:rPr>
                <w:sz w:val="19"/>
                <w:szCs w:val="19"/>
              </w:rPr>
              <w:t>.</w:t>
            </w:r>
          </w:p>
        </w:tc>
      </w:tr>
      <w:tr w:rsidR="00882086" w14:paraId="2324EC5C"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8A1DAC" w14:textId="77777777" w:rsidR="00882086" w:rsidRDefault="00000000">
            <w:pPr>
              <w:spacing w:before="20" w:after="20"/>
              <w:rPr>
                <w:sz w:val="19"/>
                <w:szCs w:val="19"/>
              </w:rPr>
            </w:pPr>
            <w:r>
              <w:rPr>
                <w:sz w:val="19"/>
                <w:szCs w:val="19"/>
              </w:rPr>
              <w:t>Hustle</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BA0FDDD"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37F1D5" w14:textId="77777777" w:rsidR="00882086" w:rsidRDefault="00000000">
            <w:pPr>
              <w:spacing w:before="20" w:after="20"/>
              <w:rPr>
                <w:sz w:val="19"/>
                <w:szCs w:val="19"/>
              </w:rPr>
            </w:pPr>
            <w:r>
              <w:rPr>
                <w:sz w:val="19"/>
                <w:szCs w:val="19"/>
              </w:rPr>
              <w:t>Double</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455D9A" w14:textId="77777777" w:rsidR="00882086" w:rsidRDefault="00000000">
            <w:pPr>
              <w:spacing w:before="20" w:after="20"/>
              <w:rPr>
                <w:sz w:val="19"/>
                <w:szCs w:val="19"/>
              </w:rPr>
            </w:pPr>
            <w:r>
              <w:rPr>
                <w:sz w:val="19"/>
                <w:szCs w:val="19"/>
              </w:rPr>
              <w:t xml:space="preserve">When an encounter begins, you can roll </w:t>
            </w:r>
            <w:r>
              <w:rPr>
                <w:i/>
                <w:iCs/>
                <w:sz w:val="19"/>
                <w:szCs w:val="19"/>
              </w:rPr>
              <w:t>Athletics</w:t>
            </w:r>
            <w:r>
              <w:rPr>
                <w:sz w:val="19"/>
                <w:szCs w:val="19"/>
              </w:rPr>
              <w:t>.</w:t>
            </w:r>
          </w:p>
        </w:tc>
      </w:tr>
      <w:tr w:rsidR="00882086" w14:paraId="651155EE"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8C525F" w14:textId="77777777" w:rsidR="00882086" w:rsidRDefault="00000000">
            <w:pPr>
              <w:spacing w:before="20" w:after="20"/>
              <w:rPr>
                <w:sz w:val="19"/>
                <w:szCs w:val="19"/>
              </w:rPr>
            </w:pPr>
            <w:r>
              <w:rPr>
                <w:sz w:val="19"/>
                <w:szCs w:val="19"/>
              </w:rPr>
              <w:t>Search</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40F541"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B0DAA49"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4A8D09" w14:textId="77777777" w:rsidR="00882086" w:rsidRDefault="00000000">
            <w:pPr>
              <w:spacing w:before="20" w:after="20"/>
              <w:rPr>
                <w:sz w:val="19"/>
                <w:szCs w:val="19"/>
              </w:rPr>
            </w:pPr>
            <w:r>
              <w:rPr>
                <w:sz w:val="19"/>
                <w:szCs w:val="19"/>
              </w:rPr>
              <w:t xml:space="preserve">Roll an </w:t>
            </w:r>
            <w:r>
              <w:rPr>
                <w:i/>
                <w:iCs/>
                <w:sz w:val="19"/>
                <w:szCs w:val="19"/>
              </w:rPr>
              <w:t>Awareness</w:t>
            </w:r>
            <w:r>
              <w:rPr>
                <w:sz w:val="19"/>
                <w:szCs w:val="19"/>
              </w:rPr>
              <w:t xml:space="preserve"> check; the GM applies it to the Thresholds to spot hidden objects and creatures. When an encounter begins, you can roll </w:t>
            </w:r>
            <w:r>
              <w:rPr>
                <w:i/>
                <w:iCs/>
                <w:sz w:val="19"/>
                <w:szCs w:val="19"/>
              </w:rPr>
              <w:t>Awareness</w:t>
            </w:r>
            <w:r>
              <w:rPr>
                <w:sz w:val="19"/>
                <w:szCs w:val="19"/>
              </w:rPr>
              <w:t>.</w:t>
            </w:r>
          </w:p>
        </w:tc>
      </w:tr>
      <w:tr w:rsidR="00882086" w14:paraId="1AAC3E9F"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1A661F" w14:textId="77777777" w:rsidR="00882086" w:rsidRDefault="00000000">
            <w:pPr>
              <w:spacing w:before="20" w:after="20"/>
              <w:rPr>
                <w:sz w:val="19"/>
                <w:szCs w:val="19"/>
              </w:rPr>
            </w:pPr>
            <w:r>
              <w:rPr>
                <w:sz w:val="19"/>
                <w:szCs w:val="19"/>
              </w:rPr>
              <w:t>Scout</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0CCAB39"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6D17C22"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93D056" w14:textId="77777777" w:rsidR="00882086" w:rsidRDefault="00000000">
            <w:pPr>
              <w:spacing w:before="20" w:after="20"/>
              <w:rPr>
                <w:sz w:val="19"/>
                <w:szCs w:val="19"/>
              </w:rPr>
            </w:pPr>
            <w:r>
              <w:rPr>
                <w:sz w:val="19"/>
                <w:szCs w:val="19"/>
              </w:rPr>
              <w:t>Every ally gains a +1 Situation bonus to initiative, and you may Step ⓿ when</w:t>
            </w:r>
            <w:r>
              <w:rPr>
                <w:color w:val="auto"/>
                <w:sz w:val="19"/>
                <w:szCs w:val="19"/>
              </w:rPr>
              <w:t xml:space="preserve"> you roll initiative. When an encounter begins, you can roll </w:t>
            </w:r>
            <w:r>
              <w:rPr>
                <w:i/>
                <w:iCs/>
                <w:sz w:val="19"/>
                <w:szCs w:val="19"/>
              </w:rPr>
              <w:t>Awareness</w:t>
            </w:r>
            <w:r>
              <w:rPr>
                <w:color w:val="auto"/>
                <w:sz w:val="19"/>
                <w:szCs w:val="19"/>
              </w:rPr>
              <w:t>.</w:t>
            </w:r>
          </w:p>
        </w:tc>
      </w:tr>
      <w:tr w:rsidR="00882086" w14:paraId="3BA84CA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EB2942" w14:textId="77777777" w:rsidR="00882086" w:rsidRDefault="00000000">
            <w:pPr>
              <w:spacing w:before="20" w:after="20"/>
              <w:rPr>
                <w:sz w:val="19"/>
                <w:szCs w:val="19"/>
              </w:rPr>
            </w:pPr>
            <w:r>
              <w:rPr>
                <w:sz w:val="19"/>
                <w:szCs w:val="19"/>
              </w:rPr>
              <w:t>Defend</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49ABE77"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89ADDF"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E051A0" w14:textId="77777777" w:rsidR="00882086" w:rsidRDefault="00000000">
            <w:pPr>
              <w:spacing w:before="20" w:after="20"/>
              <w:rPr>
                <w:sz w:val="19"/>
                <w:szCs w:val="19"/>
              </w:rPr>
            </w:pPr>
            <w:r>
              <w:rPr>
                <w:sz w:val="19"/>
                <w:szCs w:val="19"/>
              </w:rPr>
              <w:t xml:space="preserve">Your shield begins Raised and a weapon is already in hand. When an encounter begins, you can roll </w:t>
            </w:r>
            <w:r>
              <w:rPr>
                <w:i/>
                <w:iCs/>
                <w:sz w:val="19"/>
                <w:szCs w:val="19"/>
              </w:rPr>
              <w:t>Awareness</w:t>
            </w:r>
            <w:r>
              <w:rPr>
                <w:color w:val="auto"/>
                <w:sz w:val="19"/>
                <w:szCs w:val="19"/>
              </w:rPr>
              <w:t>.</w:t>
            </w:r>
          </w:p>
        </w:tc>
      </w:tr>
      <w:tr w:rsidR="00882086" w14:paraId="25084314"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91813A" w14:textId="77777777" w:rsidR="00882086" w:rsidRDefault="00000000">
            <w:pPr>
              <w:spacing w:before="20" w:after="20"/>
              <w:rPr>
                <w:sz w:val="19"/>
                <w:szCs w:val="19"/>
              </w:rPr>
            </w:pPr>
            <w:r>
              <w:rPr>
                <w:sz w:val="19"/>
                <w:szCs w:val="19"/>
              </w:rPr>
              <w:t>Investigate</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1770C0"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4D580F"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37F6EA" w14:textId="77777777" w:rsidR="00882086" w:rsidRDefault="00000000">
            <w:pPr>
              <w:spacing w:before="20" w:after="20"/>
              <w:rPr>
                <w:sz w:val="19"/>
                <w:szCs w:val="19"/>
              </w:rPr>
            </w:pPr>
            <w:r>
              <w:rPr>
                <w:sz w:val="19"/>
                <w:szCs w:val="19"/>
              </w:rPr>
              <w:t xml:space="preserve">Roll a relevant </w:t>
            </w:r>
            <w:r>
              <w:rPr>
                <w:i/>
                <w:iCs/>
                <w:sz w:val="19"/>
                <w:szCs w:val="19"/>
              </w:rPr>
              <w:t>Lore</w:t>
            </w:r>
            <w:r>
              <w:rPr>
                <w:sz w:val="19"/>
                <w:szCs w:val="19"/>
              </w:rPr>
              <w:t xml:space="preserve"> or </w:t>
            </w:r>
            <w:r>
              <w:rPr>
                <w:i/>
                <w:iCs/>
                <w:sz w:val="19"/>
                <w:szCs w:val="19"/>
              </w:rPr>
              <w:t>Skill</w:t>
            </w:r>
            <w:r>
              <w:rPr>
                <w:sz w:val="19"/>
                <w:szCs w:val="19"/>
              </w:rPr>
              <w:t xml:space="preserve"> check; the GM applies it to the Thresholds to potentially recall relevant information about your surroundings. When an encounter begins, you can roll the same </w:t>
            </w:r>
            <w:r>
              <w:rPr>
                <w:i/>
                <w:iCs/>
                <w:sz w:val="19"/>
                <w:szCs w:val="19"/>
              </w:rPr>
              <w:t>Lore</w:t>
            </w:r>
            <w:r>
              <w:rPr>
                <w:sz w:val="19"/>
                <w:szCs w:val="19"/>
              </w:rPr>
              <w:t xml:space="preserve"> or </w:t>
            </w:r>
            <w:r>
              <w:rPr>
                <w:i/>
                <w:iCs/>
                <w:sz w:val="19"/>
                <w:szCs w:val="19"/>
              </w:rPr>
              <w:t>Skill</w:t>
            </w:r>
            <w:r>
              <w:rPr>
                <w:sz w:val="19"/>
                <w:szCs w:val="19"/>
              </w:rPr>
              <w:t xml:space="preserve"> check, if the encounter is related to what you are Investigating.</w:t>
            </w:r>
          </w:p>
        </w:tc>
      </w:tr>
      <w:tr w:rsidR="00882086" w14:paraId="717F6A53"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022876" w14:textId="77777777" w:rsidR="00882086" w:rsidRDefault="00000000">
            <w:pPr>
              <w:spacing w:before="20" w:after="20"/>
              <w:rPr>
                <w:sz w:val="19"/>
                <w:szCs w:val="19"/>
              </w:rPr>
            </w:pPr>
            <w:r>
              <w:rPr>
                <w:sz w:val="19"/>
                <w:szCs w:val="19"/>
              </w:rPr>
              <w:t>Look Harmless</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2D71AAB"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27103A"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A64F86" w14:textId="77777777" w:rsidR="00882086" w:rsidRDefault="00000000">
            <w:pPr>
              <w:spacing w:before="20" w:after="20"/>
              <w:rPr>
                <w:sz w:val="19"/>
                <w:szCs w:val="19"/>
              </w:rPr>
            </w:pPr>
            <w:r>
              <w:rPr>
                <w:sz w:val="19"/>
                <w:szCs w:val="19"/>
              </w:rPr>
              <w:t>Hands empty, eyes down, pace unhurried. You are not hiding. You are simply not worth watching.</w:t>
            </w:r>
          </w:p>
          <w:p w14:paraId="114581FA" w14:textId="77777777" w:rsidR="00882086" w:rsidRDefault="00882086">
            <w:pPr>
              <w:spacing w:before="20" w:after="20"/>
              <w:rPr>
                <w:b/>
                <w:bCs/>
                <w:sz w:val="19"/>
                <w:szCs w:val="19"/>
              </w:rPr>
            </w:pPr>
          </w:p>
          <w:p w14:paraId="32981370" w14:textId="77777777" w:rsidR="00882086" w:rsidRDefault="00000000">
            <w:pPr>
              <w:spacing w:before="20" w:after="20"/>
              <w:rPr>
                <w:sz w:val="19"/>
                <w:szCs w:val="19"/>
              </w:rPr>
            </w:pPr>
            <w:r>
              <w:rPr>
                <w:b/>
                <w:bCs/>
                <w:sz w:val="19"/>
                <w:szCs w:val="19"/>
              </w:rPr>
              <w:t>Requirements</w:t>
            </w:r>
            <w:r>
              <w:rPr>
                <w:sz w:val="19"/>
                <w:szCs w:val="19"/>
              </w:rPr>
              <w:t xml:space="preserve"> You wield no weapon with a Reach greater than </w:t>
            </w:r>
            <w:r>
              <w:rPr>
                <w:b/>
                <w:bCs/>
                <w:sz w:val="19"/>
                <w:szCs w:val="19"/>
              </w:rPr>
              <w:t>Adjacent</w:t>
            </w:r>
            <w:r>
              <w:rPr>
                <w:sz w:val="19"/>
                <w:szCs w:val="19"/>
              </w:rPr>
              <w:t xml:space="preserve">, and your worn armor totals </w:t>
            </w:r>
            <w:r>
              <w:rPr>
                <w:b/>
                <w:bCs/>
                <w:sz w:val="19"/>
                <w:szCs w:val="19"/>
              </w:rPr>
              <w:t>Load 1 or less</w:t>
            </w:r>
            <w:r>
              <w:rPr>
                <w:sz w:val="19"/>
                <w:szCs w:val="19"/>
              </w:rPr>
              <w:t>.</w:t>
            </w:r>
          </w:p>
          <w:p w14:paraId="0F2E6B55" w14:textId="77777777" w:rsidR="00882086" w:rsidRDefault="00882086">
            <w:pPr>
              <w:spacing w:before="20" w:after="20"/>
              <w:rPr>
                <w:sz w:val="19"/>
                <w:szCs w:val="19"/>
              </w:rPr>
            </w:pPr>
          </w:p>
          <w:p w14:paraId="02D865D6" w14:textId="77777777" w:rsidR="00882086" w:rsidRDefault="00000000">
            <w:pPr>
              <w:spacing w:before="20" w:after="20"/>
              <w:rPr>
                <w:sz w:val="19"/>
                <w:szCs w:val="19"/>
              </w:rPr>
            </w:pPr>
            <w:r>
              <w:rPr>
                <w:b/>
                <w:bCs/>
                <w:sz w:val="19"/>
                <w:szCs w:val="19"/>
              </w:rPr>
              <w:t xml:space="preserve">Effects </w:t>
            </w:r>
            <w:r>
              <w:rPr>
                <w:sz w:val="19"/>
                <w:szCs w:val="19"/>
              </w:rPr>
              <w:t xml:space="preserve">When an encounter begins, you may roll </w:t>
            </w:r>
            <w:r>
              <w:rPr>
                <w:i/>
                <w:iCs/>
                <w:sz w:val="19"/>
                <w:szCs w:val="19"/>
              </w:rPr>
              <w:t>Guile</w:t>
            </w:r>
            <w:r>
              <w:rPr>
                <w:sz w:val="19"/>
                <w:szCs w:val="19"/>
              </w:rPr>
              <w:t xml:space="preserve"> for Initiative. Compare the roll against the </w:t>
            </w:r>
            <w:r>
              <w:rPr>
                <w:i/>
                <w:iCs/>
                <w:sz w:val="19"/>
                <w:szCs w:val="19"/>
              </w:rPr>
              <w:t>Awareness</w:t>
            </w:r>
            <w:r>
              <w:rPr>
                <w:sz w:val="19"/>
                <w:szCs w:val="19"/>
              </w:rPr>
              <w:t xml:space="preserve"> of each enemy that you are Observed to, with the following effects:</w:t>
            </w:r>
          </w:p>
          <w:p w14:paraId="42C780EF" w14:textId="77777777" w:rsidR="00882086" w:rsidRDefault="00000000">
            <w:pPr>
              <w:spacing w:before="20" w:after="20"/>
              <w:rPr>
                <w:sz w:val="19"/>
                <w:szCs w:val="19"/>
              </w:rPr>
            </w:pPr>
            <w:r>
              <w:rPr>
                <w:b/>
                <w:bCs/>
                <w:sz w:val="19"/>
                <w:szCs w:val="19"/>
              </w:rPr>
              <w:t>Critical Success</w:t>
            </w:r>
            <w:r>
              <w:rPr>
                <w:sz w:val="19"/>
                <w:szCs w:val="19"/>
              </w:rPr>
              <w:tab/>
              <w:t>They are Wrong-Footed to you until the end of your first Opportunity.</w:t>
            </w:r>
          </w:p>
          <w:p w14:paraId="7AAA2185"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They are Wrong-Footed to your first attack.</w:t>
            </w:r>
          </w:p>
          <w:p w14:paraId="6BD4F435" w14:textId="77777777" w:rsidR="00882086" w:rsidRDefault="00000000">
            <w:pPr>
              <w:spacing w:before="20" w:after="20"/>
              <w:rPr>
                <w:sz w:val="19"/>
                <w:szCs w:val="19"/>
              </w:rPr>
            </w:pPr>
            <w:r>
              <w:rPr>
                <w:b/>
                <w:bCs/>
                <w:sz w:val="19"/>
                <w:szCs w:val="19"/>
              </w:rPr>
              <w:t>Failure</w:t>
            </w:r>
            <w:r>
              <w:rPr>
                <w:sz w:val="19"/>
                <w:szCs w:val="19"/>
              </w:rPr>
              <w:tab/>
            </w:r>
            <w:r>
              <w:rPr>
                <w:sz w:val="19"/>
                <w:szCs w:val="19"/>
              </w:rPr>
              <w:tab/>
              <w:t>Nothing; they were watching you all along.</w:t>
            </w:r>
          </w:p>
          <w:p w14:paraId="63A9900F" w14:textId="77777777" w:rsidR="00882086" w:rsidRDefault="00000000">
            <w:pPr>
              <w:spacing w:before="20" w:after="20"/>
              <w:rPr>
                <w:sz w:val="19"/>
                <w:szCs w:val="19"/>
              </w:rPr>
            </w:pPr>
            <w:r>
              <w:rPr>
                <w:b/>
                <w:bCs/>
                <w:sz w:val="19"/>
                <w:szCs w:val="19"/>
              </w:rPr>
              <w:t>Critical Failure</w:t>
            </w:r>
            <w:r>
              <w:rPr>
                <w:sz w:val="19"/>
                <w:szCs w:val="19"/>
              </w:rPr>
              <w:tab/>
              <w:t>You overplayed it. You are Wrong-Footed to them until your next Opportunity.</w:t>
            </w:r>
          </w:p>
          <w:p w14:paraId="7B08848F" w14:textId="77777777" w:rsidR="00882086" w:rsidRDefault="00882086">
            <w:pPr>
              <w:spacing w:before="20" w:after="20"/>
              <w:rPr>
                <w:sz w:val="19"/>
                <w:szCs w:val="19"/>
              </w:rPr>
            </w:pPr>
          </w:p>
          <w:p w14:paraId="10D25E7C" w14:textId="77777777" w:rsidR="00882086" w:rsidRDefault="00000000">
            <w:pPr>
              <w:spacing w:before="20" w:after="20"/>
              <w:rPr>
                <w:sz w:val="19"/>
                <w:szCs w:val="19"/>
              </w:rPr>
            </w:pPr>
            <w:r>
              <w:rPr>
                <w:sz w:val="19"/>
                <w:szCs w:val="19"/>
              </w:rPr>
              <w:t xml:space="preserve">Outside an encounter, a Successful </w:t>
            </w:r>
            <w:r>
              <w:rPr>
                <w:i/>
                <w:iCs/>
                <w:sz w:val="19"/>
                <w:szCs w:val="19"/>
              </w:rPr>
              <w:t>Guile</w:t>
            </w:r>
            <w:r>
              <w:rPr>
                <w:sz w:val="19"/>
                <w:szCs w:val="19"/>
              </w:rPr>
              <w:t xml:space="preserve"> check lets you approach, pass, or linger without being challenged by anyone who would otherwise have wanted to know your business.</w:t>
            </w:r>
          </w:p>
        </w:tc>
      </w:tr>
    </w:tbl>
    <w:p w14:paraId="401EE398" w14:textId="77777777" w:rsidR="00882086" w:rsidRDefault="00882086"/>
    <w:p w14:paraId="7C0E185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Downtime Mode Actions &amp; Activities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45"/>
        <w:gridCol w:w="939"/>
        <w:gridCol w:w="941"/>
        <w:gridCol w:w="6745"/>
      </w:tblGrid>
      <w:tr w:rsidR="00882086" w14:paraId="6176EAEC" w14:textId="77777777">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3C9489B" w14:textId="77777777" w:rsidR="00882086" w:rsidRDefault="00000000">
            <w:pPr>
              <w:spacing w:before="20" w:after="20"/>
              <w:rPr>
                <w:sz w:val="19"/>
                <w:szCs w:val="19"/>
              </w:rPr>
            </w:pPr>
            <w:r>
              <w:rPr>
                <w:color w:val="FFFFFF"/>
                <w:sz w:val="19"/>
                <w:szCs w:val="19"/>
              </w:rPr>
              <w:t>Maneuver</w:t>
            </w:r>
          </w:p>
        </w:tc>
        <w:tc>
          <w:tcPr>
            <w:tcW w:w="9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BF32B5E" w14:textId="77777777" w:rsidR="00882086" w:rsidRDefault="00000000">
            <w:pPr>
              <w:spacing w:before="20" w:after="20"/>
              <w:rPr>
                <w:b/>
                <w:bCs/>
                <w:color w:val="FFFFFF"/>
                <w:sz w:val="19"/>
                <w:szCs w:val="19"/>
              </w:rPr>
            </w:pPr>
            <w:r>
              <w:rPr>
                <w:b/>
                <w:bCs/>
                <w:color w:val="FFFFFF"/>
                <w:sz w:val="19"/>
                <w:szCs w:val="19"/>
              </w:rPr>
              <w:t>Traits</w:t>
            </w:r>
          </w:p>
        </w:tc>
        <w:tc>
          <w:tcPr>
            <w:tcW w:w="94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AD36C72" w14:textId="77777777" w:rsidR="00882086" w:rsidRDefault="00000000">
            <w:pPr>
              <w:spacing w:before="20" w:after="20"/>
              <w:rPr>
                <w:b/>
                <w:bCs/>
                <w:color w:val="FFFFFF"/>
                <w:sz w:val="19"/>
                <w:szCs w:val="19"/>
              </w:rPr>
            </w:pPr>
            <w:r>
              <w:rPr>
                <w:b/>
                <w:bCs/>
                <w:color w:val="FFFFFF"/>
                <w:sz w:val="19"/>
                <w:szCs w:val="19"/>
              </w:rPr>
              <w:t>Duration</w:t>
            </w:r>
          </w:p>
        </w:tc>
        <w:tc>
          <w:tcPr>
            <w:tcW w:w="6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F42D33" w14:textId="77777777" w:rsidR="00882086" w:rsidRDefault="00000000">
            <w:pPr>
              <w:spacing w:before="20" w:after="20"/>
              <w:rPr>
                <w:sz w:val="19"/>
                <w:szCs w:val="19"/>
              </w:rPr>
            </w:pPr>
            <w:r>
              <w:rPr>
                <w:b/>
                <w:bCs/>
                <w:color w:val="FFFFFF"/>
                <w:sz w:val="19"/>
                <w:szCs w:val="19"/>
              </w:rPr>
              <w:t>Effect</w:t>
            </w:r>
          </w:p>
        </w:tc>
      </w:tr>
      <w:tr w:rsidR="00882086" w14:paraId="6EB0959B"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1F4111" w14:textId="77777777" w:rsidR="00882086" w:rsidRDefault="00000000">
            <w:pPr>
              <w:spacing w:before="20" w:after="20"/>
              <w:rPr>
                <w:sz w:val="19"/>
                <w:szCs w:val="19"/>
              </w:rPr>
            </w:pPr>
            <w:r>
              <w:rPr>
                <w:sz w:val="19"/>
                <w:szCs w:val="19"/>
              </w:rPr>
              <w:t>Retrain</w:t>
            </w:r>
          </w:p>
        </w:tc>
        <w:tc>
          <w:tcPr>
            <w:tcW w:w="9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C100125"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D08A55B" w14:textId="77777777" w:rsidR="00882086" w:rsidRDefault="00000000">
            <w:pPr>
              <w:spacing w:before="20" w:after="20"/>
              <w:rPr>
                <w:sz w:val="19"/>
                <w:szCs w:val="19"/>
              </w:rPr>
            </w:pPr>
            <w:r>
              <w:rPr>
                <w:sz w:val="19"/>
                <w:szCs w:val="19"/>
              </w:rPr>
              <w:t>1 month</w:t>
            </w:r>
          </w:p>
        </w:tc>
        <w:tc>
          <w:tcPr>
            <w:tcW w:w="6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BC87C0" w14:textId="77777777" w:rsidR="00882086" w:rsidRDefault="00000000">
            <w:pPr>
              <w:spacing w:before="20" w:after="20"/>
              <w:rPr>
                <w:sz w:val="19"/>
                <w:szCs w:val="19"/>
              </w:rPr>
            </w:pPr>
            <w:r>
              <w:rPr>
                <w:sz w:val="19"/>
                <w:szCs w:val="19"/>
              </w:rPr>
              <w:t>Move 1 already spent Talent Point to another Talent you qualify for. You cannot retrain away from a Talent in your Origin Constellation, a Root Talent, a Talent that another Talent you own requires, or a Talent that would reduce your Proficiency Rank in a Constellation.</w:t>
            </w:r>
          </w:p>
        </w:tc>
      </w:tr>
      <w:tr w:rsidR="00882086" w14:paraId="3492396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6858BE" w14:textId="77777777" w:rsidR="00882086" w:rsidRDefault="00000000">
            <w:pPr>
              <w:spacing w:before="20" w:after="20"/>
              <w:rPr>
                <w:sz w:val="19"/>
                <w:szCs w:val="19"/>
              </w:rPr>
            </w:pPr>
            <w:r>
              <w:rPr>
                <w:sz w:val="19"/>
                <w:szCs w:val="19"/>
              </w:rPr>
              <w:t>Train</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9212732"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7E98F85" w14:textId="77777777" w:rsidR="00882086" w:rsidRDefault="00000000">
            <w:pPr>
              <w:spacing w:before="20" w:after="20"/>
              <w:rPr>
                <w:sz w:val="19"/>
                <w:szCs w:val="19"/>
              </w:rPr>
            </w:pPr>
            <w:r>
              <w:rPr>
                <w:sz w:val="19"/>
                <w:szCs w:val="19"/>
              </w:rPr>
              <w:t>7 days</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33996F" w14:textId="77777777" w:rsidR="00882086" w:rsidRDefault="00000000">
            <w:pPr>
              <w:spacing w:before="20" w:after="20"/>
              <w:rPr>
                <w:sz w:val="19"/>
                <w:szCs w:val="19"/>
              </w:rPr>
            </w:pPr>
            <w:r>
              <w:rPr>
                <w:sz w:val="19"/>
                <w:szCs w:val="19"/>
              </w:rPr>
              <w:t>You work with a teacher, a rival, or a manual. A Constellation of your choice becomes Flared. You may benefit from Train only once between Milestones.</w:t>
            </w:r>
          </w:p>
        </w:tc>
      </w:tr>
      <w:tr w:rsidR="00882086" w14:paraId="003F09A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B0E47B" w14:textId="77777777" w:rsidR="00882086" w:rsidRDefault="00000000">
            <w:pPr>
              <w:spacing w:before="20" w:after="20"/>
              <w:rPr>
                <w:sz w:val="19"/>
                <w:szCs w:val="19"/>
              </w:rPr>
            </w:pPr>
            <w:r>
              <w:rPr>
                <w:sz w:val="19"/>
                <w:szCs w:val="19"/>
              </w:rPr>
              <w:t>Provision</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53A2822"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3229E4F" w14:textId="77777777" w:rsidR="00882086" w:rsidRDefault="00000000">
            <w:pPr>
              <w:spacing w:before="20" w:after="20"/>
              <w:rPr>
                <w:sz w:val="19"/>
                <w:szCs w:val="19"/>
              </w:rPr>
            </w:pPr>
            <w:r>
              <w:rPr>
                <w:sz w:val="19"/>
                <w:szCs w:val="19"/>
              </w:rPr>
              <w:t>1 day</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1FFD23" w14:textId="77777777" w:rsidR="00882086" w:rsidRDefault="00000000">
            <w:pPr>
              <w:spacing w:before="20" w:after="20"/>
              <w:rPr>
                <w:sz w:val="19"/>
                <w:szCs w:val="19"/>
              </w:rPr>
            </w:pPr>
            <w:r>
              <w:rPr>
                <w:sz w:val="19"/>
                <w:szCs w:val="19"/>
              </w:rPr>
              <w:t xml:space="preserve">Buy and sell in a settlement. Common goods are simply available. For anything uncommon, roll a relevant </w:t>
            </w:r>
            <w:r>
              <w:rPr>
                <w:i/>
                <w:iCs/>
                <w:sz w:val="19"/>
                <w:szCs w:val="19"/>
              </w:rPr>
              <w:t>Skill</w:t>
            </w:r>
            <w:r>
              <w:rPr>
                <w:sz w:val="19"/>
                <w:szCs w:val="19"/>
              </w:rPr>
              <w:t xml:space="preserve"> or </w:t>
            </w:r>
            <w:r>
              <w:rPr>
                <w:i/>
                <w:iCs/>
                <w:sz w:val="19"/>
                <w:szCs w:val="19"/>
              </w:rPr>
              <w:t>Lore</w:t>
            </w:r>
            <w:r>
              <w:rPr>
                <w:sz w:val="19"/>
                <w:szCs w:val="19"/>
              </w:rPr>
              <w:t xml:space="preserve"> against a Threshold the GM sets to find someone who has one. You sell at half price.</w:t>
            </w:r>
          </w:p>
        </w:tc>
      </w:tr>
    </w:tbl>
    <w:p w14:paraId="0D61FF4C" w14:textId="77777777" w:rsidR="00882086" w:rsidRDefault="00882086">
      <w:pPr>
        <w:sectPr w:rsidR="00882086">
          <w:headerReference w:type="default" r:id="rId35"/>
          <w:footerReference w:type="default" r:id="rId36"/>
          <w:headerReference w:type="first" r:id="rId37"/>
          <w:footerReference w:type="first" r:id="rId38"/>
          <w:pgSz w:w="12240" w:h="15840"/>
          <w:pgMar w:top="1000" w:right="1080" w:bottom="1000" w:left="1080" w:header="708" w:footer="708" w:gutter="0"/>
          <w:cols w:space="720"/>
          <w:formProt w:val="0"/>
          <w:docGrid w:linePitch="360" w:charSpace="18022"/>
        </w:sectPr>
      </w:pPr>
    </w:p>
    <w:p w14:paraId="038BBFDC" w14:textId="77777777" w:rsidR="00882086" w:rsidRDefault="00000000">
      <w:pPr>
        <w:pStyle w:val="Heading1"/>
        <w:spacing w:before="300" w:after="160"/>
        <w:rPr>
          <w:rFonts w:eastAsia="Georgia"/>
          <w:b/>
          <w:bCs/>
          <w:color w:val="0E5F6B"/>
          <w:sz w:val="40"/>
          <w:szCs w:val="40"/>
        </w:rPr>
      </w:pPr>
      <w:bookmarkStart w:id="49" w:name="_Toc241476616"/>
      <w:r>
        <w:rPr>
          <w:rFonts w:eastAsia="Georgia"/>
          <w:b/>
          <w:bCs/>
          <w:color w:val="0E5F6B"/>
          <w:sz w:val="40"/>
          <w:szCs w:val="40"/>
        </w:rPr>
        <w:lastRenderedPageBreak/>
        <w:t>Appendix A. This Book’s Style</w:t>
      </w:r>
      <w:bookmarkEnd w:id="49"/>
    </w:p>
    <w:p w14:paraId="234C1413" w14:textId="77777777" w:rsidR="00882086" w:rsidRDefault="00000000">
      <w:r>
        <w:rPr>
          <w:b/>
          <w:bCs/>
        </w:rPr>
        <w:t xml:space="preserve">Defined Terms. </w:t>
      </w:r>
      <w:r>
        <w:t xml:space="preserve">The first time a defined term is used, it is placed in </w:t>
      </w:r>
      <w:r>
        <w:rPr>
          <w:b/>
          <w:bCs/>
        </w:rPr>
        <w:t>bold</w:t>
      </w:r>
      <w:r>
        <w:t xml:space="preserve"> text. Always written in Title Case and hyperlinked to their definition (located in </w:t>
      </w:r>
      <w:r>
        <w:rPr>
          <w:u w:val="single"/>
        </w:rPr>
        <w:t>Chapter 2: The Core Rules</w:t>
      </w:r>
      <w:r>
        <w:t>).</w:t>
      </w:r>
    </w:p>
    <w:p w14:paraId="38AAEEEE" w14:textId="77777777" w:rsidR="00882086" w:rsidRDefault="00882086">
      <w:pPr>
        <w:rPr>
          <w:b/>
          <w:bCs/>
        </w:rPr>
      </w:pPr>
    </w:p>
    <w:p w14:paraId="109CFE33" w14:textId="77777777" w:rsidR="00882086" w:rsidRDefault="00000000">
      <w:r>
        <w:rPr>
          <w:b/>
          <w:bCs/>
        </w:rPr>
        <w:t xml:space="preserve">Location References. </w:t>
      </w:r>
      <w:r>
        <w:t xml:space="preserve">References to other sections or chapters in this book are always </w:t>
      </w:r>
      <w:r>
        <w:rPr>
          <w:u w:val="single"/>
        </w:rPr>
        <w:t>underlined</w:t>
      </w:r>
      <w:r>
        <w:t>.</w:t>
      </w:r>
    </w:p>
    <w:p w14:paraId="71D0A6EB" w14:textId="77777777" w:rsidR="00882086" w:rsidRDefault="00882086"/>
    <w:p w14:paraId="6CA06EA5" w14:textId="77777777" w:rsidR="00882086" w:rsidRDefault="00000000">
      <w:r>
        <w:rPr>
          <w:b/>
          <w:bCs/>
        </w:rPr>
        <w:t xml:space="preserve">Talent &amp; Constellation Names. </w:t>
      </w:r>
      <w:r>
        <w:t xml:space="preserve">Always written in Title Case and </w:t>
      </w:r>
      <w:r>
        <w:rPr>
          <w:i/>
          <w:iCs/>
        </w:rPr>
        <w:t>italicized</w:t>
      </w:r>
      <w:r>
        <w:t>.</w:t>
      </w:r>
    </w:p>
    <w:p w14:paraId="61C191B9" w14:textId="77777777" w:rsidR="00882086" w:rsidRDefault="00882086"/>
    <w:p w14:paraId="5A0041B1" w14:textId="77777777" w:rsidR="00882086" w:rsidRDefault="00000000">
      <w:r>
        <w:rPr>
          <w:b/>
          <w:bCs/>
        </w:rPr>
        <w:t xml:space="preserve">Traits. </w:t>
      </w:r>
      <w:r>
        <w:t xml:space="preserve">Always written in Title Case, </w:t>
      </w:r>
      <w:r>
        <w:rPr>
          <w:b/>
          <w:bCs/>
        </w:rPr>
        <w:t>bold</w:t>
      </w:r>
      <w:r>
        <w:t xml:space="preserve">, and </w:t>
      </w:r>
      <w:r>
        <w:rPr>
          <w:highlight w:val="green"/>
        </w:rPr>
        <w:t>Highlighted in Green</w:t>
      </w:r>
      <w:r>
        <w:t>.</w:t>
      </w:r>
    </w:p>
    <w:p w14:paraId="56E51B2F" w14:textId="77777777" w:rsidR="00882086" w:rsidRDefault="00882086"/>
    <w:p w14:paraId="2E50CBE4" w14:textId="77777777" w:rsidR="00882086" w:rsidRDefault="00000000">
      <w:r>
        <w:rPr>
          <w:b/>
          <w:bCs/>
        </w:rPr>
        <w:t xml:space="preserve">Actions &amp; Activities. </w:t>
      </w:r>
      <w:r>
        <w:t xml:space="preserve">Always written in Title Case and followed by their Action cost (e.g., </w:t>
      </w:r>
      <w:r>
        <w:rPr>
          <w:rFonts w:ascii="Segoe UI Symbol" w:hAnsi="Segoe UI Symbol" w:cs="Segoe UI Symbol"/>
        </w:rPr>
        <w:t>❶</w:t>
      </w:r>
      <w:r>
        <w:t>).</w:t>
      </w:r>
    </w:p>
    <w:sectPr w:rsidR="00882086">
      <w:headerReference w:type="default" r:id="rId39"/>
      <w:footerReference w:type="default" r:id="rId40"/>
      <w:headerReference w:type="first" r:id="rId41"/>
      <w:footerReference w:type="first" r:id="rId42"/>
      <w:pgSz w:w="12240" w:h="15840"/>
      <w:pgMar w:top="1000" w:right="1080" w:bottom="1000" w:left="1080" w:header="708" w:footer="708" w:gutter="0"/>
      <w:cols w:space="720"/>
      <w:formProt w:val="0"/>
      <w:docGrid w:linePitch="360" w:charSpace="1802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Michael Wright" w:date="2026-10-01T21:27:00Z" w:initials="MW">
    <w:p w14:paraId="0045F20A" w14:textId="77777777" w:rsidR="00C04CF0" w:rsidRDefault="00C04CF0" w:rsidP="00C04CF0">
      <w:pPr>
        <w:pStyle w:val="CommentText"/>
      </w:pPr>
      <w:r>
        <w:rPr>
          <w:rStyle w:val="CommentReference"/>
        </w:rPr>
        <w:annotationRef/>
      </w:r>
      <w:r>
        <w:t>Only if someone used at least one action to treat it in an applicable way.</w:t>
      </w:r>
    </w:p>
  </w:comment>
  <w:comment w:id="12" w:author="Michael Wright" w:date="2026-10-01T21:28:00Z" w:initials="MW">
    <w:p w14:paraId="44928FBA" w14:textId="77777777" w:rsidR="00C04CF0" w:rsidRDefault="00C04CF0" w:rsidP="00C04CF0">
      <w:pPr>
        <w:pStyle w:val="CommentText"/>
      </w:pPr>
      <w:r>
        <w:rPr>
          <w:rStyle w:val="CommentReference"/>
        </w:rPr>
        <w:annotationRef/>
      </w:r>
      <w:r>
        <w:t>Only if more than 1 action or particularly good.</w:t>
      </w:r>
    </w:p>
  </w:comment>
  <w:comment w:id="14" w:author="Michael Wright" w:date="2026-10-01T21:03:00Z" w:initials="MW">
    <w:p w14:paraId="21CD1FC0" w14:textId="77777777" w:rsidR="009029F2" w:rsidRDefault="009029F2" w:rsidP="009029F2">
      <w:pPr>
        <w:pStyle w:val="CommentText"/>
      </w:pPr>
      <w:r>
        <w:rPr>
          <w:rStyle w:val="CommentReference"/>
        </w:rPr>
        <w:annotationRef/>
      </w:r>
      <w:r>
        <w:t>Talent to do this as a Reaction.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5F20A" w15:done="0"/>
  <w15:commentEx w15:paraId="44928FBA" w15:done="0"/>
  <w15:commentEx w15:paraId="21CD1F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7B8BAC" w16cex:dateUtc="2026-10-02T03:27:00Z"/>
  <w16cex:commentExtensible w16cex:durableId="3C60BF22" w16cex:dateUtc="2026-10-02T03:28:00Z"/>
  <w16cex:commentExtensible w16cex:durableId="420D7580" w16cex:dateUtc="2026-10-02T0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5F20A" w16cid:durableId="517B8BAC"/>
  <w16cid:commentId w16cid:paraId="44928FBA" w16cid:durableId="3C60BF22"/>
  <w16cid:commentId w16cid:paraId="21CD1FC0" w16cid:durableId="420D75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2B7F4" w14:textId="77777777" w:rsidR="00D22EBB" w:rsidRDefault="00D22EBB">
      <w:r>
        <w:separator/>
      </w:r>
    </w:p>
  </w:endnote>
  <w:endnote w:type="continuationSeparator" w:id="0">
    <w:p w14:paraId="12C75CAB" w14:textId="77777777" w:rsidR="00D22EBB" w:rsidRDefault="00D22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121E" w14:textId="77777777" w:rsidR="00882086" w:rsidRDefault="008820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0E93" w14:textId="77777777"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4</w:t>
    </w:r>
    <w:r>
      <w:rPr>
        <w:color w:val="8AA0A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2DE1" w14:textId="77777777"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4</w:t>
    </w:r>
    <w:r>
      <w:rPr>
        <w:color w:val="8AA0A8"/>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55C8" w14:textId="60B33DB8"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28</w:t>
    </w:r>
    <w:r>
      <w:rPr>
        <w:color w:val="8AA0A8"/>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ABAF" w14:textId="77777777" w:rsidR="00882086" w:rsidRDefault="0088208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1ECA" w14:textId="57539F46"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36</w:t>
    </w:r>
    <w:r>
      <w:rPr>
        <w:color w:val="8AA0A8"/>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FF98" w14:textId="77777777" w:rsidR="00882086" w:rsidRDefault="0088208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50BE9" w14:textId="3E121BB1"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37</w:t>
    </w:r>
    <w:r>
      <w:rPr>
        <w:color w:val="8AA0A8"/>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2C3F" w14:textId="77777777" w:rsidR="00882086" w:rsidRDefault="0088208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EAA0" w14:textId="57BD3848"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75</w:t>
    </w:r>
    <w:r>
      <w:rPr>
        <w:color w:val="8AA0A8"/>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B34A" w14:textId="77777777" w:rsidR="00882086" w:rsidRDefault="00882086"/>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D1C5" w14:textId="1124F9FA"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76</w:t>
    </w:r>
    <w:r>
      <w:rPr>
        <w:color w:val="8AA0A8"/>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A3C4" w14:textId="77777777" w:rsidR="00882086" w:rsidRDefault="008820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DE531" w14:textId="77777777" w:rsidR="00D22EBB" w:rsidRDefault="00D22EBB">
      <w:r>
        <w:separator/>
      </w:r>
    </w:p>
  </w:footnote>
  <w:footnote w:type="continuationSeparator" w:id="0">
    <w:p w14:paraId="1DFFDCF1" w14:textId="77777777" w:rsidR="00D22EBB" w:rsidRDefault="00D22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E9C9" w14:textId="77777777" w:rsidR="00882086" w:rsidRDefault="008820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BAAF" w14:textId="77777777" w:rsidR="00882086" w:rsidRDefault="00000000">
    <w:pPr>
      <w:jc w:val="right"/>
    </w:pPr>
    <w:r>
      <w:rPr>
        <w:rFonts w:ascii="Georgia" w:eastAsia="Georgia" w:hAnsi="Georgia" w:cs="Georgia"/>
        <w:i/>
        <w:iCs/>
        <w:color w:val="8AA0A8"/>
        <w:sz w:val="16"/>
        <w:szCs w:val="16"/>
      </w:rPr>
      <w:t>STARWROUGHT · Player's Handbook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75A9" w14:textId="77777777" w:rsidR="00882086" w:rsidRDefault="00000000">
    <w:pPr>
      <w:jc w:val="right"/>
    </w:pPr>
    <w:r>
      <w:rPr>
        <w:rFonts w:ascii="Georgia" w:eastAsia="Georgia" w:hAnsi="Georgia" w:cs="Georgia"/>
        <w:i/>
        <w:iCs/>
        <w:color w:val="8AA0A8"/>
        <w:sz w:val="16"/>
        <w:szCs w:val="16"/>
      </w:rPr>
      <w:t>STARWROUGHT · Player's Handbook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2597" w14:textId="77777777" w:rsidR="00882086" w:rsidRDefault="00000000">
    <w:pPr>
      <w:jc w:val="right"/>
    </w:pPr>
    <w:r>
      <w:rPr>
        <w:rFonts w:ascii="Georgia" w:eastAsia="Georgia" w:hAnsi="Georgia" w:cs="Georgia"/>
        <w:i/>
        <w:iCs/>
        <w:color w:val="8AA0A8"/>
        <w:sz w:val="16"/>
        <w:szCs w:val="16"/>
      </w:rPr>
      <w:t>STARWROUGHT · Player's Handbook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E81C" w14:textId="77777777" w:rsidR="00882086" w:rsidRDefault="0088208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0A0E9" w14:textId="77777777" w:rsidR="00882086" w:rsidRDefault="00000000">
    <w:pPr>
      <w:jc w:val="right"/>
    </w:pPr>
    <w:r>
      <w:rPr>
        <w:rFonts w:ascii="Georgia" w:eastAsia="Georgia" w:hAnsi="Georgia" w:cs="Georgia"/>
        <w:i/>
        <w:iCs/>
        <w:color w:val="8AA0A8"/>
        <w:sz w:val="16"/>
        <w:szCs w:val="16"/>
      </w:rPr>
      <w:t>STARWROUGHT · Player's Handbook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3DD1" w14:textId="77777777" w:rsidR="00882086" w:rsidRDefault="0088208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16F8" w14:textId="77777777" w:rsidR="00882086" w:rsidRDefault="00000000">
    <w:pPr>
      <w:jc w:val="right"/>
    </w:pPr>
    <w:r>
      <w:rPr>
        <w:rFonts w:ascii="Georgia" w:eastAsia="Georgia" w:hAnsi="Georgia" w:cs="Georgia"/>
        <w:i/>
        <w:iCs/>
        <w:color w:val="8AA0A8"/>
        <w:sz w:val="16"/>
        <w:szCs w:val="16"/>
      </w:rPr>
      <w:t>STARWROUGHT · Player's Handbook</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E9CE" w14:textId="77777777" w:rsidR="00882086" w:rsidRDefault="0088208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3E78" w14:textId="77777777" w:rsidR="00882086" w:rsidRDefault="00000000">
    <w:pPr>
      <w:jc w:val="right"/>
    </w:pPr>
    <w:r>
      <w:rPr>
        <w:rFonts w:ascii="Georgia" w:eastAsia="Georgia" w:hAnsi="Georgia" w:cs="Georgia"/>
        <w:i/>
        <w:iCs/>
        <w:color w:val="8AA0A8"/>
        <w:sz w:val="16"/>
        <w:szCs w:val="16"/>
      </w:rPr>
      <w:t>STARWROUGHT · Player's Handbook</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40CE" w14:textId="77777777" w:rsidR="00882086" w:rsidRDefault="00882086"/>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F3EB" w14:textId="77777777" w:rsidR="00882086" w:rsidRDefault="00000000">
    <w:pPr>
      <w:jc w:val="right"/>
    </w:pPr>
    <w:r>
      <w:rPr>
        <w:rFonts w:ascii="Georgia" w:eastAsia="Georgia" w:hAnsi="Georgia" w:cs="Georgia"/>
        <w:i/>
        <w:iCs/>
        <w:color w:val="8AA0A8"/>
        <w:sz w:val="16"/>
        <w:szCs w:val="16"/>
      </w:rPr>
      <w:t>STARWROUGHT · Player's Handbook</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BCFC" w14:textId="77777777" w:rsidR="00882086" w:rsidRDefault="008820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70D"/>
    <w:multiLevelType w:val="multilevel"/>
    <w:tmpl w:val="924E31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EA4626D"/>
    <w:multiLevelType w:val="multilevel"/>
    <w:tmpl w:val="62C6AA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1B71E7"/>
    <w:multiLevelType w:val="multilevel"/>
    <w:tmpl w:val="0F56A44E"/>
    <w:lvl w:ilvl="0">
      <w:start w:val="1"/>
      <w:numFmt w:val="decimal"/>
      <w:lvlText w:val="%1."/>
      <w:lvlJc w:val="left"/>
      <w:pPr>
        <w:tabs>
          <w:tab w:val="num" w:pos="720"/>
        </w:tabs>
        <w:ind w:left="720" w:hanging="360"/>
      </w:pPr>
      <w:rPr>
        <w:sz w:val="20"/>
      </w:rPr>
    </w:lvl>
    <w:lvl w:ilvl="1">
      <w:start w:val="1"/>
      <w:numFmt w:val="decimal"/>
      <w:lvlText w:val="%2."/>
      <w:lvlJc w:val="left"/>
      <w:pPr>
        <w:tabs>
          <w:tab w:val="num" w:pos="0"/>
        </w:tabs>
        <w:ind w:left="1440" w:hanging="360"/>
      </w:pPr>
      <w:rPr>
        <w:b/>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9C37256"/>
    <w:multiLevelType w:val="multilevel"/>
    <w:tmpl w:val="26B434A4"/>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9FF7A28"/>
    <w:multiLevelType w:val="multilevel"/>
    <w:tmpl w:val="4A2CEC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B040D5F"/>
    <w:multiLevelType w:val="multilevel"/>
    <w:tmpl w:val="5C2A1736"/>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1E4B6082"/>
    <w:multiLevelType w:val="multilevel"/>
    <w:tmpl w:val="5CE645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FAA734C"/>
    <w:multiLevelType w:val="multilevel"/>
    <w:tmpl w:val="D6E6E52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235D55BD"/>
    <w:multiLevelType w:val="multilevel"/>
    <w:tmpl w:val="FBD609F8"/>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26E54600"/>
    <w:multiLevelType w:val="multilevel"/>
    <w:tmpl w:val="620E318E"/>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2F547843"/>
    <w:multiLevelType w:val="multilevel"/>
    <w:tmpl w:val="CFD4AA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A3D7733"/>
    <w:multiLevelType w:val="multilevel"/>
    <w:tmpl w:val="6CFC8B0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3AAF78E8"/>
    <w:multiLevelType w:val="multilevel"/>
    <w:tmpl w:val="5FE2F9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3D884B22"/>
    <w:multiLevelType w:val="multilevel"/>
    <w:tmpl w:val="4A784B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3F001CF3"/>
    <w:multiLevelType w:val="multilevel"/>
    <w:tmpl w:val="9350D5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1F10340"/>
    <w:multiLevelType w:val="multilevel"/>
    <w:tmpl w:val="D6E2396C"/>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42770A7F"/>
    <w:multiLevelType w:val="multilevel"/>
    <w:tmpl w:val="939C53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44DE480C"/>
    <w:multiLevelType w:val="multilevel"/>
    <w:tmpl w:val="5890E8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4589579B"/>
    <w:multiLevelType w:val="multilevel"/>
    <w:tmpl w:val="52E8E6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49492BBF"/>
    <w:multiLevelType w:val="multilevel"/>
    <w:tmpl w:val="17427D26"/>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0" w15:restartNumberingAfterBreak="0">
    <w:nsid w:val="4B2A5416"/>
    <w:multiLevelType w:val="multilevel"/>
    <w:tmpl w:val="4D229E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5156151D"/>
    <w:multiLevelType w:val="multilevel"/>
    <w:tmpl w:val="6DE441BE"/>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2" w15:restartNumberingAfterBreak="0">
    <w:nsid w:val="56D03FA7"/>
    <w:multiLevelType w:val="multilevel"/>
    <w:tmpl w:val="61B6EDAC"/>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3" w15:restartNumberingAfterBreak="0">
    <w:nsid w:val="57883F30"/>
    <w:multiLevelType w:val="multilevel"/>
    <w:tmpl w:val="AD2261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59E61173"/>
    <w:multiLevelType w:val="multilevel"/>
    <w:tmpl w:val="4D38B4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5E4E1D61"/>
    <w:multiLevelType w:val="multilevel"/>
    <w:tmpl w:val="71B6ED9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6" w15:restartNumberingAfterBreak="0">
    <w:nsid w:val="5E8C5BA5"/>
    <w:multiLevelType w:val="multilevel"/>
    <w:tmpl w:val="45DC7C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608A5ABB"/>
    <w:multiLevelType w:val="multilevel"/>
    <w:tmpl w:val="FF60C820"/>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8" w15:restartNumberingAfterBreak="0">
    <w:nsid w:val="63161CD5"/>
    <w:multiLevelType w:val="multilevel"/>
    <w:tmpl w:val="B0A2E430"/>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9" w15:restartNumberingAfterBreak="0">
    <w:nsid w:val="63772238"/>
    <w:multiLevelType w:val="multilevel"/>
    <w:tmpl w:val="CFA0E1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714706EC"/>
    <w:multiLevelType w:val="multilevel"/>
    <w:tmpl w:val="5F140F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79BA1ABD"/>
    <w:multiLevelType w:val="multilevel"/>
    <w:tmpl w:val="D1787884"/>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2" w15:restartNumberingAfterBreak="0">
    <w:nsid w:val="7A4F7059"/>
    <w:multiLevelType w:val="multilevel"/>
    <w:tmpl w:val="915875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7B4A0C02"/>
    <w:multiLevelType w:val="multilevel"/>
    <w:tmpl w:val="94C4AA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7DF56355"/>
    <w:multiLevelType w:val="multilevel"/>
    <w:tmpl w:val="108891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99182816">
    <w:abstractNumId w:val="0"/>
  </w:num>
  <w:num w:numId="2" w16cid:durableId="808589611">
    <w:abstractNumId w:val="3"/>
  </w:num>
  <w:num w:numId="3" w16cid:durableId="2130930518">
    <w:abstractNumId w:val="14"/>
  </w:num>
  <w:num w:numId="4" w16cid:durableId="2103144415">
    <w:abstractNumId w:val="32"/>
  </w:num>
  <w:num w:numId="5" w16cid:durableId="16153853">
    <w:abstractNumId w:val="23"/>
  </w:num>
  <w:num w:numId="6" w16cid:durableId="296842945">
    <w:abstractNumId w:val="15"/>
  </w:num>
  <w:num w:numId="7" w16cid:durableId="1163660643">
    <w:abstractNumId w:val="13"/>
  </w:num>
  <w:num w:numId="8" w16cid:durableId="751050523">
    <w:abstractNumId w:val="12"/>
  </w:num>
  <w:num w:numId="9" w16cid:durableId="1410729840">
    <w:abstractNumId w:val="10"/>
  </w:num>
  <w:num w:numId="10" w16cid:durableId="1179201666">
    <w:abstractNumId w:val="26"/>
  </w:num>
  <w:num w:numId="11" w16cid:durableId="83040166">
    <w:abstractNumId w:val="18"/>
  </w:num>
  <w:num w:numId="12" w16cid:durableId="1778520062">
    <w:abstractNumId w:val="33"/>
  </w:num>
  <w:num w:numId="13" w16cid:durableId="1858351065">
    <w:abstractNumId w:val="2"/>
  </w:num>
  <w:num w:numId="14" w16cid:durableId="886063809">
    <w:abstractNumId w:val="4"/>
  </w:num>
  <w:num w:numId="15" w16cid:durableId="213011275">
    <w:abstractNumId w:val="34"/>
  </w:num>
  <w:num w:numId="16" w16cid:durableId="975917092">
    <w:abstractNumId w:val="30"/>
  </w:num>
  <w:num w:numId="17" w16cid:durableId="51080371">
    <w:abstractNumId w:val="16"/>
  </w:num>
  <w:num w:numId="18" w16cid:durableId="800422679">
    <w:abstractNumId w:val="24"/>
  </w:num>
  <w:num w:numId="19" w16cid:durableId="322585668">
    <w:abstractNumId w:val="29"/>
  </w:num>
  <w:num w:numId="20" w16cid:durableId="1766879850">
    <w:abstractNumId w:val="6"/>
  </w:num>
  <w:num w:numId="21" w16cid:durableId="402682725">
    <w:abstractNumId w:val="20"/>
  </w:num>
  <w:num w:numId="22" w16cid:durableId="125052910">
    <w:abstractNumId w:val="17"/>
  </w:num>
  <w:num w:numId="23" w16cid:durableId="681857104">
    <w:abstractNumId w:val="28"/>
  </w:num>
  <w:num w:numId="24" w16cid:durableId="1574394762">
    <w:abstractNumId w:val="27"/>
  </w:num>
  <w:num w:numId="25" w16cid:durableId="396519901">
    <w:abstractNumId w:val="25"/>
  </w:num>
  <w:num w:numId="26" w16cid:durableId="908198059">
    <w:abstractNumId w:val="11"/>
  </w:num>
  <w:num w:numId="27" w16cid:durableId="63769050">
    <w:abstractNumId w:val="19"/>
  </w:num>
  <w:num w:numId="28" w16cid:durableId="491337475">
    <w:abstractNumId w:val="22"/>
  </w:num>
  <w:num w:numId="29" w16cid:durableId="2043742819">
    <w:abstractNumId w:val="7"/>
  </w:num>
  <w:num w:numId="30" w16cid:durableId="894049229">
    <w:abstractNumId w:val="21"/>
  </w:num>
  <w:num w:numId="31" w16cid:durableId="258803740">
    <w:abstractNumId w:val="31"/>
  </w:num>
  <w:num w:numId="32" w16cid:durableId="526522919">
    <w:abstractNumId w:val="5"/>
  </w:num>
  <w:num w:numId="33" w16cid:durableId="1907639819">
    <w:abstractNumId w:val="8"/>
  </w:num>
  <w:num w:numId="34" w16cid:durableId="944725456">
    <w:abstractNumId w:val="9"/>
  </w:num>
  <w:num w:numId="35" w16cid:durableId="473763923">
    <w:abstractNumId w:val="1"/>
  </w:num>
  <w:num w:numId="36" w16cid:durableId="1620256562">
    <w:abstractNumId w:val="28"/>
    <w:lvlOverride w:ilvl="0">
      <w:startOverride w:val="1"/>
    </w:lvlOverride>
  </w:num>
  <w:num w:numId="37" w16cid:durableId="1099134812">
    <w:abstractNumId w:val="28"/>
  </w:num>
  <w:num w:numId="38" w16cid:durableId="2000963222">
    <w:abstractNumId w:val="28"/>
  </w:num>
  <w:num w:numId="39" w16cid:durableId="1636174721">
    <w:abstractNumId w:val="28"/>
  </w:num>
  <w:num w:numId="40" w16cid:durableId="668411073">
    <w:abstractNumId w:val="28"/>
  </w:num>
  <w:num w:numId="41" w16cid:durableId="34240318">
    <w:abstractNumId w:val="28"/>
  </w:num>
  <w:num w:numId="42" w16cid:durableId="2084177288">
    <w:abstractNumId w:val="28"/>
  </w:num>
  <w:num w:numId="43" w16cid:durableId="1902210228">
    <w:abstractNumId w:val="28"/>
  </w:num>
  <w:num w:numId="44" w16cid:durableId="1572689631">
    <w:abstractNumId w:val="28"/>
  </w:num>
  <w:num w:numId="45" w16cid:durableId="665479181">
    <w:abstractNumId w:val="28"/>
  </w:num>
  <w:num w:numId="46" w16cid:durableId="1724256906">
    <w:abstractNumId w:val="28"/>
  </w:num>
  <w:num w:numId="47" w16cid:durableId="1194683579">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Wright">
    <w15:presenceInfo w15:providerId="AD" w15:userId="S::Mike@thewrightsonline.com::b588f9f2-8063-4912-bbed-656e6e6215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086"/>
    <w:rsid w:val="001E2CE3"/>
    <w:rsid w:val="003F4F95"/>
    <w:rsid w:val="006C3A9E"/>
    <w:rsid w:val="006C7EFB"/>
    <w:rsid w:val="00810C75"/>
    <w:rsid w:val="00882086"/>
    <w:rsid w:val="009029F2"/>
    <w:rsid w:val="00B20CE4"/>
    <w:rsid w:val="00BE1F67"/>
    <w:rsid w:val="00C04CF0"/>
    <w:rsid w:val="00D05BE6"/>
    <w:rsid w:val="00D11DD3"/>
    <w:rsid w:val="00D22EBB"/>
    <w:rsid w:val="00D526C6"/>
    <w:rsid w:val="00E004D4"/>
    <w:rsid w:val="00F1238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E4B1"/>
  <w15:docId w15:val="{02EF5C52-AA53-4DEB-A72E-4988ED01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D2A32"/>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51B"/>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0A65E7"/>
  </w:style>
  <w:style w:type="character" w:customStyle="1" w:styleId="FooterChar">
    <w:name w:val="Footer Char"/>
    <w:basedOn w:val="DefaultParagraphFont"/>
    <w:link w:val="Footer"/>
    <w:uiPriority w:val="99"/>
    <w:qFormat/>
    <w:rsid w:val="000A65E7"/>
  </w:style>
  <w:style w:type="character" w:customStyle="1" w:styleId="Heading3Char">
    <w:name w:val="Heading 3 Char"/>
    <w:basedOn w:val="DefaultParagraphFont"/>
    <w:link w:val="Heading3"/>
    <w:uiPriority w:val="9"/>
    <w:qFormat/>
    <w:rsid w:val="00607B20"/>
    <w:rPr>
      <w:color w:val="1F4D78"/>
      <w:sz w:val="24"/>
      <w:szCs w:val="24"/>
    </w:rPr>
  </w:style>
  <w:style w:type="character" w:styleId="Emphasis">
    <w:name w:val="Emphasis"/>
    <w:basedOn w:val="DefaultParagraphFont"/>
    <w:uiPriority w:val="20"/>
    <w:qFormat/>
    <w:rsid w:val="004545CC"/>
    <w:rPr>
      <w:i/>
      <w:iCs/>
    </w:rPr>
  </w:style>
  <w:style w:type="character" w:styleId="UnresolvedMention">
    <w:name w:val="Unresolved Mention"/>
    <w:basedOn w:val="DefaultParagraphFont"/>
    <w:uiPriority w:val="99"/>
    <w:semiHidden/>
    <w:unhideWhenUsed/>
    <w:qFormat/>
    <w:rsid w:val="002A5B96"/>
    <w:rPr>
      <w:color w:val="605E5C"/>
      <w:shd w:val="clear" w:color="auto" w:fill="E1DFDD"/>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FA633C"/>
    <w:rPr>
      <w:b/>
      <w:bCs/>
      <w:sz w:val="20"/>
      <w:szCs w:val="20"/>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6648B4"/>
    <w:pPr>
      <w:spacing w:after="100"/>
    </w:pPr>
  </w:style>
  <w:style w:type="paragraph" w:styleId="TOC2">
    <w:name w:val="toc 2"/>
    <w:basedOn w:val="Normal"/>
    <w:next w:val="Normal"/>
    <w:autoRedefine/>
    <w:uiPriority w:val="39"/>
    <w:unhideWhenUsed/>
    <w:rsid w:val="006648B4"/>
    <w:pPr>
      <w:spacing w:after="100"/>
      <w:ind w:left="21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A65E7"/>
    <w:pPr>
      <w:tabs>
        <w:tab w:val="center" w:pos="4680"/>
        <w:tab w:val="right" w:pos="9360"/>
      </w:tabs>
    </w:pPr>
  </w:style>
  <w:style w:type="paragraph" w:styleId="Footer">
    <w:name w:val="footer"/>
    <w:basedOn w:val="Normal"/>
    <w:link w:val="FooterChar"/>
    <w:uiPriority w:val="99"/>
    <w:unhideWhenUsed/>
    <w:rsid w:val="000A65E7"/>
    <w:pPr>
      <w:tabs>
        <w:tab w:val="center" w:pos="4680"/>
        <w:tab w:val="right" w:pos="9360"/>
      </w:tabs>
    </w:p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qFormat/>
    <w:rsid w:val="00FA633C"/>
    <w:rPr>
      <w:b/>
      <w:bCs/>
    </w:rPr>
  </w:style>
  <w:style w:type="paragraph" w:styleId="Revision">
    <w:name w:val="Revision"/>
    <w:uiPriority w:val="99"/>
    <w:semiHidden/>
    <w:qFormat/>
    <w:rsid w:val="000A0592"/>
  </w:style>
  <w:style w:type="paragraph" w:customStyle="1" w:styleId="FrameContents">
    <w:name w:val="Frame Contents"/>
    <w:basedOn w:val="Normal"/>
    <w:qFormat/>
  </w:style>
  <w:style w:type="paragraph" w:customStyle="1" w:styleId="HeaderLeft">
    <w:name w:val="Header Left"/>
    <w:basedOn w:val="Header"/>
    <w:qFormat/>
  </w:style>
  <w:style w:type="table" w:styleId="TableGrid">
    <w:name w:val="Table Grid"/>
    <w:basedOn w:val="TableNormal"/>
    <w:uiPriority w:val="39"/>
    <w:rsid w:val="00CD0A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header" Target="header6.xml"/><Relationship Id="rId39" Type="http://schemas.openxmlformats.org/officeDocument/2006/relationships/header" Target="header12.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footer" Target="footer10.xml"/><Relationship Id="rId10" Type="http://schemas.openxmlformats.org/officeDocument/2006/relationships/header" Target="header2.xml"/><Relationship Id="rId19" Type="http://schemas.microsoft.com/office/2018/08/relationships/commentsExtensible" Target="commentsExtensible.xml"/><Relationship Id="rId31" Type="http://schemas.openxmlformats.org/officeDocument/2006/relationships/header" Target="header8.xm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image" Target="media/image5.png"/><Relationship Id="rId35" Type="http://schemas.openxmlformats.org/officeDocument/2006/relationships/header" Target="header10.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image" Target="media/image4.png"/><Relationship Id="rId33" Type="http://schemas.openxmlformats.org/officeDocument/2006/relationships/header" Target="header9.xml"/><Relationship Id="rId38" Type="http://schemas.openxmlformats.org/officeDocument/2006/relationships/footer" Target="footer11.xml"/><Relationship Id="rId20" Type="http://schemas.openxmlformats.org/officeDocument/2006/relationships/image" Target="media/image3.png"/><Relationship Id="rId41"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6C062-E3CF-4C29-8C91-39798AADC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76</Pages>
  <Words>32573</Words>
  <Characters>152116</Characters>
  <Application>Microsoft Office Word</Application>
  <DocSecurity>0</DocSecurity>
  <Lines>2270</Lines>
  <Paragraphs>896</Paragraphs>
  <ScaleCrop>false</ScaleCrop>
  <Company/>
  <LinksUpToDate>false</LinksUpToDate>
  <CharactersWithSpaces>183793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Michael Wright</cp:lastModifiedBy>
  <cp:revision>2</cp:revision>
  <dcterms:created xsi:type="dcterms:W3CDTF">2026-10-02T04:08:00Z</dcterms:created>
  <dcterms:modified xsi:type="dcterms:W3CDTF">2026-10-02T04:08:00Z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7fddc5-d245-42f6-a13f-f969110a1251_ActionId">
    <vt:lpwstr>40a452c4-1a33-4f02-85cc-759a783ac088</vt:lpwstr>
  </property>
  <property fmtid="{D5CDD505-2E9C-101B-9397-08002B2CF9AE}" pid="3" name="MSIP_Label_ed7fddc5-d245-42f6-a13f-f969110a1251_ContentBits">
    <vt:lpwstr>0</vt:lpwstr>
  </property>
  <property fmtid="{D5CDD505-2E9C-101B-9397-08002B2CF9AE}" pid="4" name="MSIP_Label_ed7fddc5-d245-42f6-a13f-f969110a1251_Enabled">
    <vt:lpwstr>true</vt:lpwstr>
  </property>
  <property fmtid="{D5CDD505-2E9C-101B-9397-08002B2CF9AE}" pid="5" name="MSIP_Label_ed7fddc5-d245-42f6-a13f-f969110a1251_Method">
    <vt:lpwstr>Standard</vt:lpwstr>
  </property>
  <property fmtid="{D5CDD505-2E9C-101B-9397-08002B2CF9AE}" pid="6" name="MSIP_Label_ed7fddc5-d245-42f6-a13f-f969110a1251_Name">
    <vt:lpwstr>Business Confidential Information</vt:lpwstr>
  </property>
  <property fmtid="{D5CDD505-2E9C-101B-9397-08002B2CF9AE}" pid="7" name="MSIP_Label_ed7fddc5-d245-42f6-a13f-f969110a1251_SetDate">
    <vt:lpwstr>2026-09-27T21:43:10Z</vt:lpwstr>
  </property>
  <property fmtid="{D5CDD505-2E9C-101B-9397-08002B2CF9AE}" pid="8" name="MSIP_Label_ed7fddc5-d245-42f6-a13f-f969110a1251_SiteId">
    <vt:lpwstr>5a5b9e61-20b2-4578-8f37-246881fa0d61</vt:lpwstr>
  </property>
  <property fmtid="{D5CDD505-2E9C-101B-9397-08002B2CF9AE}" pid="9" name="MSIP_Label_ed7fddc5-d245-42f6-a13f-f969110a1251_Tag">
    <vt:lpwstr>10, 3, 0, 1</vt:lpwstr>
  </property>
</Properties>
</file>